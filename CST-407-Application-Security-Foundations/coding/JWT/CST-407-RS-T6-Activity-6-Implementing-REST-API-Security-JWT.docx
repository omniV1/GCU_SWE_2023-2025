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7892E" w14:textId="277E8A85" w:rsidR="008B3912" w:rsidRDefault="008B3912" w:rsidP="00AA734E">
      <w:pPr>
        <w:pStyle w:val="NoSpacing"/>
        <w:jc w:val="center"/>
        <w:rPr>
          <w:b/>
          <w:bCs/>
          <w:noProof/>
          <w:sz w:val="36"/>
          <w:szCs w:val="36"/>
        </w:rPr>
      </w:pPr>
      <w:bookmarkStart w:id="0" w:name="_Toc175291012"/>
      <w:r>
        <w:rPr>
          <w:b/>
          <w:bCs/>
          <w:noProof/>
          <w:sz w:val="36"/>
          <w:szCs w:val="36"/>
        </w:rPr>
        <w:br/>
      </w:r>
      <w:r w:rsidRPr="00A478B8">
        <w:rPr>
          <w:b/>
          <w:bCs/>
          <w:noProof/>
          <w:sz w:val="36"/>
          <w:szCs w:val="36"/>
        </w:rPr>
        <w:t xml:space="preserve">Activity </w:t>
      </w:r>
      <w:r>
        <w:rPr>
          <w:b/>
          <w:bCs/>
          <w:noProof/>
          <w:sz w:val="36"/>
          <w:szCs w:val="36"/>
        </w:rPr>
        <w:t xml:space="preserve">6 Guide: </w:t>
      </w:r>
      <w:r w:rsidR="005D2660">
        <w:rPr>
          <w:b/>
          <w:bCs/>
          <w:noProof/>
          <w:sz w:val="36"/>
          <w:szCs w:val="36"/>
        </w:rPr>
        <w:t xml:space="preserve">Implementing </w:t>
      </w:r>
      <w:r>
        <w:rPr>
          <w:b/>
          <w:bCs/>
          <w:noProof/>
          <w:sz w:val="36"/>
          <w:szCs w:val="36"/>
        </w:rPr>
        <w:t>REST API Security with J</w:t>
      </w:r>
      <w:bookmarkEnd w:id="0"/>
      <w:r w:rsidR="005D2660">
        <w:rPr>
          <w:b/>
          <w:bCs/>
          <w:noProof/>
          <w:sz w:val="36"/>
          <w:szCs w:val="36"/>
        </w:rPr>
        <w:t>WT</w:t>
      </w:r>
    </w:p>
    <w:p w14:paraId="522B2060" w14:textId="77777777" w:rsidR="00AA734E" w:rsidRPr="00AA734E" w:rsidRDefault="00AA734E" w:rsidP="00AA734E">
      <w:pPr>
        <w:pStyle w:val="NoSpacing"/>
        <w:jc w:val="center"/>
        <w:rPr>
          <w:b/>
          <w:bCs/>
          <w:noProof/>
          <w:sz w:val="36"/>
          <w:szCs w:val="36"/>
        </w:rPr>
      </w:pPr>
    </w:p>
    <w:sdt>
      <w:sdtPr>
        <w:rPr>
          <w:rFonts w:ascii="Times New Roman" w:eastAsia="Times New Roman" w:hAnsi="Times New Roman" w:cs="Times New Roman"/>
          <w:b w:val="0"/>
          <w:bCs w:val="0"/>
          <w:color w:val="auto"/>
          <w:sz w:val="24"/>
          <w:szCs w:val="24"/>
        </w:rPr>
        <w:id w:val="-658463795"/>
        <w:docPartObj>
          <w:docPartGallery w:val="Table of Contents"/>
          <w:docPartUnique/>
        </w:docPartObj>
      </w:sdtPr>
      <w:sdtEndPr>
        <w:rPr>
          <w:noProof/>
        </w:rPr>
      </w:sdtEndPr>
      <w:sdtContent>
        <w:p w14:paraId="426FA7BB" w14:textId="0F9F4682" w:rsidR="00F469DB" w:rsidRDefault="00F469DB">
          <w:pPr>
            <w:pStyle w:val="TOCHeading"/>
          </w:pPr>
          <w:r>
            <w:t>Table of Contents</w:t>
          </w:r>
        </w:p>
        <w:p w14:paraId="17368379" w14:textId="38221929" w:rsidR="00AB02DB" w:rsidRDefault="00F469DB">
          <w:pPr>
            <w:pStyle w:val="TOC3"/>
            <w:tabs>
              <w:tab w:val="right" w:leader="dot" w:pos="9350"/>
            </w:tabs>
            <w:rPr>
              <w:rFonts w:eastAsiaTheme="minorEastAsia" w:cstheme="minorBidi"/>
              <w:noProof/>
              <w:kern w:val="2"/>
              <w:sz w:val="22"/>
              <w:szCs w:val="22"/>
              <w14:ligatures w14:val="standardContextual"/>
            </w:rPr>
          </w:pPr>
          <w:r>
            <w:rPr>
              <w:i/>
              <w:iCs/>
            </w:rPr>
            <w:fldChar w:fldCharType="begin"/>
          </w:r>
          <w:r>
            <w:instrText xml:space="preserve"> TOC \o "1-3" \h \z \u </w:instrText>
          </w:r>
          <w:r>
            <w:rPr>
              <w:i/>
              <w:iCs/>
            </w:rPr>
            <w:fldChar w:fldCharType="separate"/>
          </w:r>
          <w:hyperlink w:anchor="_Toc178064191" w:history="1">
            <w:r w:rsidR="00AB02DB" w:rsidRPr="00B60C71">
              <w:rPr>
                <w:rStyle w:val="Hyperlink"/>
                <w:noProof/>
              </w:rPr>
              <w:t>Introduction</w:t>
            </w:r>
            <w:r w:rsidR="00AB02DB">
              <w:rPr>
                <w:noProof/>
                <w:webHidden/>
              </w:rPr>
              <w:tab/>
            </w:r>
            <w:r w:rsidR="00AB02DB">
              <w:rPr>
                <w:noProof/>
                <w:webHidden/>
              </w:rPr>
              <w:fldChar w:fldCharType="begin"/>
            </w:r>
            <w:r w:rsidR="00AB02DB">
              <w:rPr>
                <w:noProof/>
                <w:webHidden/>
              </w:rPr>
              <w:instrText xml:space="preserve"> PAGEREF _Toc178064191 \h </w:instrText>
            </w:r>
            <w:r w:rsidR="00AB02DB">
              <w:rPr>
                <w:noProof/>
                <w:webHidden/>
              </w:rPr>
            </w:r>
            <w:r w:rsidR="00AB02DB">
              <w:rPr>
                <w:noProof/>
                <w:webHidden/>
              </w:rPr>
              <w:fldChar w:fldCharType="separate"/>
            </w:r>
            <w:r w:rsidR="00AB02DB">
              <w:rPr>
                <w:noProof/>
                <w:webHidden/>
              </w:rPr>
              <w:t>2</w:t>
            </w:r>
            <w:r w:rsidR="00AB02DB">
              <w:rPr>
                <w:noProof/>
                <w:webHidden/>
              </w:rPr>
              <w:fldChar w:fldCharType="end"/>
            </w:r>
          </w:hyperlink>
        </w:p>
        <w:p w14:paraId="215E7EB8" w14:textId="689DB942" w:rsidR="00AB02DB" w:rsidRDefault="00000000">
          <w:pPr>
            <w:pStyle w:val="TOC1"/>
            <w:rPr>
              <w:rFonts w:eastAsiaTheme="minorEastAsia" w:cstheme="minorBidi"/>
              <w:b w:val="0"/>
              <w:bCs w:val="0"/>
              <w:i w:val="0"/>
              <w:iCs w:val="0"/>
              <w:noProof/>
              <w:kern w:val="2"/>
              <w:sz w:val="22"/>
              <w:szCs w:val="22"/>
              <w14:ligatures w14:val="standardContextual"/>
            </w:rPr>
          </w:pPr>
          <w:hyperlink w:anchor="_Toc178064192" w:history="1">
            <w:r w:rsidR="00AB02DB" w:rsidRPr="00B60C71">
              <w:rPr>
                <w:rStyle w:val="Hyperlink"/>
                <w:noProof/>
              </w:rPr>
              <w:t>Improve an Existing Application</w:t>
            </w:r>
            <w:r w:rsidR="00AB02DB">
              <w:rPr>
                <w:noProof/>
                <w:webHidden/>
              </w:rPr>
              <w:tab/>
            </w:r>
            <w:r w:rsidR="00AB02DB">
              <w:rPr>
                <w:noProof/>
                <w:webHidden/>
              </w:rPr>
              <w:fldChar w:fldCharType="begin"/>
            </w:r>
            <w:r w:rsidR="00AB02DB">
              <w:rPr>
                <w:noProof/>
                <w:webHidden/>
              </w:rPr>
              <w:instrText xml:space="preserve"> PAGEREF _Toc178064192 \h </w:instrText>
            </w:r>
            <w:r w:rsidR="00AB02DB">
              <w:rPr>
                <w:noProof/>
                <w:webHidden/>
              </w:rPr>
            </w:r>
            <w:r w:rsidR="00AB02DB">
              <w:rPr>
                <w:noProof/>
                <w:webHidden/>
              </w:rPr>
              <w:fldChar w:fldCharType="separate"/>
            </w:r>
            <w:r w:rsidR="00AB02DB">
              <w:rPr>
                <w:noProof/>
                <w:webHidden/>
              </w:rPr>
              <w:t>3</w:t>
            </w:r>
            <w:r w:rsidR="00AB02DB">
              <w:rPr>
                <w:noProof/>
                <w:webHidden/>
              </w:rPr>
              <w:fldChar w:fldCharType="end"/>
            </w:r>
          </w:hyperlink>
        </w:p>
        <w:p w14:paraId="41301071" w14:textId="4B1B5BD7" w:rsidR="00AB02DB" w:rsidRDefault="00000000">
          <w:pPr>
            <w:pStyle w:val="TOC2"/>
            <w:tabs>
              <w:tab w:val="right" w:leader="dot" w:pos="9350"/>
            </w:tabs>
            <w:rPr>
              <w:rFonts w:eastAsiaTheme="minorEastAsia" w:cstheme="minorBidi"/>
              <w:b w:val="0"/>
              <w:bCs w:val="0"/>
              <w:noProof/>
              <w:kern w:val="2"/>
              <w14:ligatures w14:val="standardContextual"/>
            </w:rPr>
          </w:pPr>
          <w:hyperlink w:anchor="_Toc178064193" w:history="1">
            <w:r w:rsidR="00AB02DB" w:rsidRPr="00B60C71">
              <w:rPr>
                <w:rStyle w:val="Hyperlink"/>
                <w:noProof/>
              </w:rPr>
              <w:t>What is JWT?</w:t>
            </w:r>
            <w:r w:rsidR="00AB02DB">
              <w:rPr>
                <w:noProof/>
                <w:webHidden/>
              </w:rPr>
              <w:tab/>
            </w:r>
            <w:r w:rsidR="00AB02DB">
              <w:rPr>
                <w:noProof/>
                <w:webHidden/>
              </w:rPr>
              <w:fldChar w:fldCharType="begin"/>
            </w:r>
            <w:r w:rsidR="00AB02DB">
              <w:rPr>
                <w:noProof/>
                <w:webHidden/>
              </w:rPr>
              <w:instrText xml:space="preserve"> PAGEREF _Toc178064193 \h </w:instrText>
            </w:r>
            <w:r w:rsidR="00AB02DB">
              <w:rPr>
                <w:noProof/>
                <w:webHidden/>
              </w:rPr>
            </w:r>
            <w:r w:rsidR="00AB02DB">
              <w:rPr>
                <w:noProof/>
                <w:webHidden/>
              </w:rPr>
              <w:fldChar w:fldCharType="separate"/>
            </w:r>
            <w:r w:rsidR="00AB02DB">
              <w:rPr>
                <w:noProof/>
                <w:webHidden/>
              </w:rPr>
              <w:t>3</w:t>
            </w:r>
            <w:r w:rsidR="00AB02DB">
              <w:rPr>
                <w:noProof/>
                <w:webHidden/>
              </w:rPr>
              <w:fldChar w:fldCharType="end"/>
            </w:r>
          </w:hyperlink>
        </w:p>
        <w:p w14:paraId="6BF39058" w14:textId="4C0CB348" w:rsidR="00AB02DB" w:rsidRDefault="00000000">
          <w:pPr>
            <w:pStyle w:val="TOC2"/>
            <w:tabs>
              <w:tab w:val="right" w:leader="dot" w:pos="9350"/>
            </w:tabs>
            <w:rPr>
              <w:rFonts w:eastAsiaTheme="minorEastAsia" w:cstheme="minorBidi"/>
              <w:b w:val="0"/>
              <w:bCs w:val="0"/>
              <w:noProof/>
              <w:kern w:val="2"/>
              <w14:ligatures w14:val="standardContextual"/>
            </w:rPr>
          </w:pPr>
          <w:hyperlink w:anchor="_Toc178064194" w:history="1">
            <w:r w:rsidR="00AB02DB" w:rsidRPr="00B60C71">
              <w:rPr>
                <w:rStyle w:val="Hyperlink"/>
                <w:noProof/>
              </w:rPr>
              <w:t>How Does JWT Work?</w:t>
            </w:r>
            <w:r w:rsidR="00AB02DB">
              <w:rPr>
                <w:noProof/>
                <w:webHidden/>
              </w:rPr>
              <w:tab/>
            </w:r>
            <w:r w:rsidR="00AB02DB">
              <w:rPr>
                <w:noProof/>
                <w:webHidden/>
              </w:rPr>
              <w:fldChar w:fldCharType="begin"/>
            </w:r>
            <w:r w:rsidR="00AB02DB">
              <w:rPr>
                <w:noProof/>
                <w:webHidden/>
              </w:rPr>
              <w:instrText xml:space="preserve"> PAGEREF _Toc178064194 \h </w:instrText>
            </w:r>
            <w:r w:rsidR="00AB02DB">
              <w:rPr>
                <w:noProof/>
                <w:webHidden/>
              </w:rPr>
            </w:r>
            <w:r w:rsidR="00AB02DB">
              <w:rPr>
                <w:noProof/>
                <w:webHidden/>
              </w:rPr>
              <w:fldChar w:fldCharType="separate"/>
            </w:r>
            <w:r w:rsidR="00AB02DB">
              <w:rPr>
                <w:noProof/>
                <w:webHidden/>
              </w:rPr>
              <w:t>3</w:t>
            </w:r>
            <w:r w:rsidR="00AB02DB">
              <w:rPr>
                <w:noProof/>
                <w:webHidden/>
              </w:rPr>
              <w:fldChar w:fldCharType="end"/>
            </w:r>
          </w:hyperlink>
        </w:p>
        <w:p w14:paraId="79F5833D" w14:textId="2757FBF4" w:rsidR="00AB02DB" w:rsidRDefault="00000000">
          <w:pPr>
            <w:pStyle w:val="TOC2"/>
            <w:tabs>
              <w:tab w:val="right" w:leader="dot" w:pos="9350"/>
            </w:tabs>
            <w:rPr>
              <w:rFonts w:eastAsiaTheme="minorEastAsia" w:cstheme="minorBidi"/>
              <w:b w:val="0"/>
              <w:bCs w:val="0"/>
              <w:noProof/>
              <w:kern w:val="2"/>
              <w14:ligatures w14:val="standardContextual"/>
            </w:rPr>
          </w:pPr>
          <w:hyperlink w:anchor="_Toc178064195" w:history="1">
            <w:r w:rsidR="00AB02DB" w:rsidRPr="00B60C71">
              <w:rPr>
                <w:rStyle w:val="Hyperlink"/>
                <w:noProof/>
              </w:rPr>
              <w:t>JWT Structure</w:t>
            </w:r>
            <w:r w:rsidR="00AB02DB">
              <w:rPr>
                <w:noProof/>
                <w:webHidden/>
              </w:rPr>
              <w:tab/>
            </w:r>
            <w:r w:rsidR="00AB02DB">
              <w:rPr>
                <w:noProof/>
                <w:webHidden/>
              </w:rPr>
              <w:fldChar w:fldCharType="begin"/>
            </w:r>
            <w:r w:rsidR="00AB02DB">
              <w:rPr>
                <w:noProof/>
                <w:webHidden/>
              </w:rPr>
              <w:instrText xml:space="preserve"> PAGEREF _Toc178064195 \h </w:instrText>
            </w:r>
            <w:r w:rsidR="00AB02DB">
              <w:rPr>
                <w:noProof/>
                <w:webHidden/>
              </w:rPr>
            </w:r>
            <w:r w:rsidR="00AB02DB">
              <w:rPr>
                <w:noProof/>
                <w:webHidden/>
              </w:rPr>
              <w:fldChar w:fldCharType="separate"/>
            </w:r>
            <w:r w:rsidR="00AB02DB">
              <w:rPr>
                <w:noProof/>
                <w:webHidden/>
              </w:rPr>
              <w:t>4</w:t>
            </w:r>
            <w:r w:rsidR="00AB02DB">
              <w:rPr>
                <w:noProof/>
                <w:webHidden/>
              </w:rPr>
              <w:fldChar w:fldCharType="end"/>
            </w:r>
          </w:hyperlink>
        </w:p>
        <w:p w14:paraId="5AB8C45A" w14:textId="270489D8" w:rsidR="00AB02DB" w:rsidRDefault="00000000">
          <w:pPr>
            <w:pStyle w:val="TOC2"/>
            <w:tabs>
              <w:tab w:val="right" w:leader="dot" w:pos="9350"/>
            </w:tabs>
            <w:rPr>
              <w:rFonts w:eastAsiaTheme="minorEastAsia" w:cstheme="minorBidi"/>
              <w:b w:val="0"/>
              <w:bCs w:val="0"/>
              <w:noProof/>
              <w:kern w:val="2"/>
              <w14:ligatures w14:val="standardContextual"/>
            </w:rPr>
          </w:pPr>
          <w:hyperlink w:anchor="_Toc178064196" w:history="1">
            <w:r w:rsidR="00AB02DB" w:rsidRPr="00B60C71">
              <w:rPr>
                <w:rStyle w:val="Hyperlink"/>
                <w:noProof/>
              </w:rPr>
              <w:t>Claims in JWT</w:t>
            </w:r>
            <w:r w:rsidR="00AB02DB">
              <w:rPr>
                <w:noProof/>
                <w:webHidden/>
              </w:rPr>
              <w:tab/>
            </w:r>
            <w:r w:rsidR="00AB02DB">
              <w:rPr>
                <w:noProof/>
                <w:webHidden/>
              </w:rPr>
              <w:fldChar w:fldCharType="begin"/>
            </w:r>
            <w:r w:rsidR="00AB02DB">
              <w:rPr>
                <w:noProof/>
                <w:webHidden/>
              </w:rPr>
              <w:instrText xml:space="preserve"> PAGEREF _Toc178064196 \h </w:instrText>
            </w:r>
            <w:r w:rsidR="00AB02DB">
              <w:rPr>
                <w:noProof/>
                <w:webHidden/>
              </w:rPr>
            </w:r>
            <w:r w:rsidR="00AB02DB">
              <w:rPr>
                <w:noProof/>
                <w:webHidden/>
              </w:rPr>
              <w:fldChar w:fldCharType="separate"/>
            </w:r>
            <w:r w:rsidR="00AB02DB">
              <w:rPr>
                <w:noProof/>
                <w:webHidden/>
              </w:rPr>
              <w:t>4</w:t>
            </w:r>
            <w:r w:rsidR="00AB02DB">
              <w:rPr>
                <w:noProof/>
                <w:webHidden/>
              </w:rPr>
              <w:fldChar w:fldCharType="end"/>
            </w:r>
          </w:hyperlink>
        </w:p>
        <w:p w14:paraId="7D51A102" w14:textId="719124CC" w:rsidR="00AB02DB" w:rsidRDefault="00000000">
          <w:pPr>
            <w:pStyle w:val="TOC1"/>
            <w:rPr>
              <w:rFonts w:eastAsiaTheme="minorEastAsia" w:cstheme="minorBidi"/>
              <w:b w:val="0"/>
              <w:bCs w:val="0"/>
              <w:i w:val="0"/>
              <w:iCs w:val="0"/>
              <w:noProof/>
              <w:kern w:val="2"/>
              <w:sz w:val="22"/>
              <w:szCs w:val="22"/>
              <w14:ligatures w14:val="standardContextual"/>
            </w:rPr>
          </w:pPr>
          <w:hyperlink w:anchor="_Toc178064197" w:history="1">
            <w:r w:rsidR="00AB02DB" w:rsidRPr="00B60C71">
              <w:rPr>
                <w:rStyle w:val="Hyperlink"/>
                <w:noProof/>
              </w:rPr>
              <w:t>Part 1 – Setting up the App</w:t>
            </w:r>
            <w:r w:rsidR="00AB02DB">
              <w:rPr>
                <w:noProof/>
                <w:webHidden/>
              </w:rPr>
              <w:tab/>
            </w:r>
            <w:r w:rsidR="00AB02DB">
              <w:rPr>
                <w:noProof/>
                <w:webHidden/>
              </w:rPr>
              <w:fldChar w:fldCharType="begin"/>
            </w:r>
            <w:r w:rsidR="00AB02DB">
              <w:rPr>
                <w:noProof/>
                <w:webHidden/>
              </w:rPr>
              <w:instrText xml:space="preserve"> PAGEREF _Toc178064197 \h </w:instrText>
            </w:r>
            <w:r w:rsidR="00AB02DB">
              <w:rPr>
                <w:noProof/>
                <w:webHidden/>
              </w:rPr>
            </w:r>
            <w:r w:rsidR="00AB02DB">
              <w:rPr>
                <w:noProof/>
                <w:webHidden/>
              </w:rPr>
              <w:fldChar w:fldCharType="separate"/>
            </w:r>
            <w:r w:rsidR="00AB02DB">
              <w:rPr>
                <w:noProof/>
                <w:webHidden/>
              </w:rPr>
              <w:t>5</w:t>
            </w:r>
            <w:r w:rsidR="00AB02DB">
              <w:rPr>
                <w:noProof/>
                <w:webHidden/>
              </w:rPr>
              <w:fldChar w:fldCharType="end"/>
            </w:r>
          </w:hyperlink>
        </w:p>
        <w:p w14:paraId="3F9AD4A5" w14:textId="3C40ACC9" w:rsidR="00AB02DB" w:rsidRDefault="00000000">
          <w:pPr>
            <w:pStyle w:val="TOC2"/>
            <w:tabs>
              <w:tab w:val="right" w:leader="dot" w:pos="9350"/>
            </w:tabs>
            <w:rPr>
              <w:rFonts w:eastAsiaTheme="minorEastAsia" w:cstheme="minorBidi"/>
              <w:b w:val="0"/>
              <w:bCs w:val="0"/>
              <w:noProof/>
              <w:kern w:val="2"/>
              <w14:ligatures w14:val="standardContextual"/>
            </w:rPr>
          </w:pPr>
          <w:hyperlink w:anchor="_Toc178064198" w:history="1">
            <w:r w:rsidR="00AB02DB" w:rsidRPr="00B60C71">
              <w:rPr>
                <w:rStyle w:val="Hyperlink"/>
                <w:noProof/>
              </w:rPr>
              <w:t>Review the Controller Details</w:t>
            </w:r>
            <w:r w:rsidR="00AB02DB">
              <w:rPr>
                <w:noProof/>
                <w:webHidden/>
              </w:rPr>
              <w:tab/>
            </w:r>
            <w:r w:rsidR="00AB02DB">
              <w:rPr>
                <w:noProof/>
                <w:webHidden/>
              </w:rPr>
              <w:fldChar w:fldCharType="begin"/>
            </w:r>
            <w:r w:rsidR="00AB02DB">
              <w:rPr>
                <w:noProof/>
                <w:webHidden/>
              </w:rPr>
              <w:instrText xml:space="preserve"> PAGEREF _Toc178064198 \h </w:instrText>
            </w:r>
            <w:r w:rsidR="00AB02DB">
              <w:rPr>
                <w:noProof/>
                <w:webHidden/>
              </w:rPr>
            </w:r>
            <w:r w:rsidR="00AB02DB">
              <w:rPr>
                <w:noProof/>
                <w:webHidden/>
              </w:rPr>
              <w:fldChar w:fldCharType="separate"/>
            </w:r>
            <w:r w:rsidR="00AB02DB">
              <w:rPr>
                <w:noProof/>
                <w:webHidden/>
              </w:rPr>
              <w:t>9</w:t>
            </w:r>
            <w:r w:rsidR="00AB02DB">
              <w:rPr>
                <w:noProof/>
                <w:webHidden/>
              </w:rPr>
              <w:fldChar w:fldCharType="end"/>
            </w:r>
          </w:hyperlink>
        </w:p>
        <w:p w14:paraId="31DC8ECA" w14:textId="30A08D64" w:rsidR="00AB02DB" w:rsidRDefault="00000000">
          <w:pPr>
            <w:pStyle w:val="TOC2"/>
            <w:tabs>
              <w:tab w:val="right" w:leader="dot" w:pos="9350"/>
            </w:tabs>
            <w:rPr>
              <w:rFonts w:eastAsiaTheme="minorEastAsia" w:cstheme="minorBidi"/>
              <w:b w:val="0"/>
              <w:bCs w:val="0"/>
              <w:noProof/>
              <w:kern w:val="2"/>
              <w14:ligatures w14:val="standardContextual"/>
            </w:rPr>
          </w:pPr>
          <w:hyperlink w:anchor="_Toc178064199" w:history="1">
            <w:r w:rsidR="00AB02DB" w:rsidRPr="00B60C71">
              <w:rPr>
                <w:rStyle w:val="Hyperlink"/>
                <w:noProof/>
              </w:rPr>
              <w:t>REST API Methods in this App</w:t>
            </w:r>
            <w:r w:rsidR="00AB02DB">
              <w:rPr>
                <w:noProof/>
                <w:webHidden/>
              </w:rPr>
              <w:tab/>
            </w:r>
            <w:r w:rsidR="00AB02DB">
              <w:rPr>
                <w:noProof/>
                <w:webHidden/>
              </w:rPr>
              <w:fldChar w:fldCharType="begin"/>
            </w:r>
            <w:r w:rsidR="00AB02DB">
              <w:rPr>
                <w:noProof/>
                <w:webHidden/>
              </w:rPr>
              <w:instrText xml:space="preserve"> PAGEREF _Toc178064199 \h </w:instrText>
            </w:r>
            <w:r w:rsidR="00AB02DB">
              <w:rPr>
                <w:noProof/>
                <w:webHidden/>
              </w:rPr>
            </w:r>
            <w:r w:rsidR="00AB02DB">
              <w:rPr>
                <w:noProof/>
                <w:webHidden/>
              </w:rPr>
              <w:fldChar w:fldCharType="separate"/>
            </w:r>
            <w:r w:rsidR="00AB02DB">
              <w:rPr>
                <w:noProof/>
                <w:webHidden/>
              </w:rPr>
              <w:t>10</w:t>
            </w:r>
            <w:r w:rsidR="00AB02DB">
              <w:rPr>
                <w:noProof/>
                <w:webHidden/>
              </w:rPr>
              <w:fldChar w:fldCharType="end"/>
            </w:r>
          </w:hyperlink>
        </w:p>
        <w:p w14:paraId="755EB4D8" w14:textId="6F4B3A7D" w:rsidR="00AB02DB" w:rsidRDefault="00000000">
          <w:pPr>
            <w:pStyle w:val="TOC3"/>
            <w:tabs>
              <w:tab w:val="right" w:leader="dot" w:pos="9350"/>
            </w:tabs>
            <w:rPr>
              <w:rFonts w:eastAsiaTheme="minorEastAsia" w:cstheme="minorBidi"/>
              <w:noProof/>
              <w:kern w:val="2"/>
              <w:sz w:val="22"/>
              <w:szCs w:val="22"/>
              <w14:ligatures w14:val="standardContextual"/>
            </w:rPr>
          </w:pPr>
          <w:hyperlink w:anchor="_Toc178064200" w:history="1">
            <w:r w:rsidR="00AB02DB" w:rsidRPr="00B60C71">
              <w:rPr>
                <w:rStyle w:val="Hyperlink"/>
                <w:b/>
                <w:bCs/>
                <w:noProof/>
              </w:rPr>
              <w:t>OrdersController</w:t>
            </w:r>
            <w:r w:rsidR="00AB02DB">
              <w:rPr>
                <w:noProof/>
                <w:webHidden/>
              </w:rPr>
              <w:tab/>
            </w:r>
            <w:r w:rsidR="00AB02DB">
              <w:rPr>
                <w:noProof/>
                <w:webHidden/>
              </w:rPr>
              <w:fldChar w:fldCharType="begin"/>
            </w:r>
            <w:r w:rsidR="00AB02DB">
              <w:rPr>
                <w:noProof/>
                <w:webHidden/>
              </w:rPr>
              <w:instrText xml:space="preserve"> PAGEREF _Toc178064200 \h </w:instrText>
            </w:r>
            <w:r w:rsidR="00AB02DB">
              <w:rPr>
                <w:noProof/>
                <w:webHidden/>
              </w:rPr>
            </w:r>
            <w:r w:rsidR="00AB02DB">
              <w:rPr>
                <w:noProof/>
                <w:webHidden/>
              </w:rPr>
              <w:fldChar w:fldCharType="separate"/>
            </w:r>
            <w:r w:rsidR="00AB02DB">
              <w:rPr>
                <w:noProof/>
                <w:webHidden/>
              </w:rPr>
              <w:t>11</w:t>
            </w:r>
            <w:r w:rsidR="00AB02DB">
              <w:rPr>
                <w:noProof/>
                <w:webHidden/>
              </w:rPr>
              <w:fldChar w:fldCharType="end"/>
            </w:r>
          </w:hyperlink>
        </w:p>
        <w:p w14:paraId="4D4CBE06" w14:textId="54F78E40" w:rsidR="00AB02DB" w:rsidRDefault="00000000">
          <w:pPr>
            <w:pStyle w:val="TOC3"/>
            <w:tabs>
              <w:tab w:val="right" w:leader="dot" w:pos="9350"/>
            </w:tabs>
            <w:rPr>
              <w:rFonts w:eastAsiaTheme="minorEastAsia" w:cstheme="minorBidi"/>
              <w:noProof/>
              <w:kern w:val="2"/>
              <w:sz w:val="22"/>
              <w:szCs w:val="22"/>
              <w14:ligatures w14:val="standardContextual"/>
            </w:rPr>
          </w:pPr>
          <w:hyperlink w:anchor="_Toc178064201" w:history="1">
            <w:r w:rsidR="00AB02DB" w:rsidRPr="00B60C71">
              <w:rPr>
                <w:rStyle w:val="Hyperlink"/>
                <w:b/>
                <w:bCs/>
                <w:noProof/>
              </w:rPr>
              <w:t>UsersController</w:t>
            </w:r>
            <w:r w:rsidR="00AB02DB">
              <w:rPr>
                <w:noProof/>
                <w:webHidden/>
              </w:rPr>
              <w:tab/>
            </w:r>
            <w:r w:rsidR="00AB02DB">
              <w:rPr>
                <w:noProof/>
                <w:webHidden/>
              </w:rPr>
              <w:fldChar w:fldCharType="begin"/>
            </w:r>
            <w:r w:rsidR="00AB02DB">
              <w:rPr>
                <w:noProof/>
                <w:webHidden/>
              </w:rPr>
              <w:instrText xml:space="preserve"> PAGEREF _Toc178064201 \h </w:instrText>
            </w:r>
            <w:r w:rsidR="00AB02DB">
              <w:rPr>
                <w:noProof/>
                <w:webHidden/>
              </w:rPr>
            </w:r>
            <w:r w:rsidR="00AB02DB">
              <w:rPr>
                <w:noProof/>
                <w:webHidden/>
              </w:rPr>
              <w:fldChar w:fldCharType="separate"/>
            </w:r>
            <w:r w:rsidR="00AB02DB">
              <w:rPr>
                <w:noProof/>
                <w:webHidden/>
              </w:rPr>
              <w:t>12</w:t>
            </w:r>
            <w:r w:rsidR="00AB02DB">
              <w:rPr>
                <w:noProof/>
                <w:webHidden/>
              </w:rPr>
              <w:fldChar w:fldCharType="end"/>
            </w:r>
          </w:hyperlink>
        </w:p>
        <w:p w14:paraId="1422DA41" w14:textId="3C534527" w:rsidR="00AB02DB" w:rsidRDefault="00000000">
          <w:pPr>
            <w:pStyle w:val="TOC2"/>
            <w:tabs>
              <w:tab w:val="right" w:leader="dot" w:pos="9350"/>
            </w:tabs>
            <w:rPr>
              <w:rFonts w:eastAsiaTheme="minorEastAsia" w:cstheme="minorBidi"/>
              <w:b w:val="0"/>
              <w:bCs w:val="0"/>
              <w:noProof/>
              <w:kern w:val="2"/>
              <w14:ligatures w14:val="standardContextual"/>
            </w:rPr>
          </w:pPr>
          <w:hyperlink w:anchor="_Toc178064202" w:history="1">
            <w:r w:rsidR="00AB02DB" w:rsidRPr="00B60C71">
              <w:rPr>
                <w:rStyle w:val="Hyperlink"/>
                <w:noProof/>
              </w:rPr>
              <w:t>Test the API Endpoints with Postman</w:t>
            </w:r>
            <w:r w:rsidR="00AB02DB">
              <w:rPr>
                <w:noProof/>
                <w:webHidden/>
              </w:rPr>
              <w:tab/>
            </w:r>
            <w:r w:rsidR="00AB02DB">
              <w:rPr>
                <w:noProof/>
                <w:webHidden/>
              </w:rPr>
              <w:fldChar w:fldCharType="begin"/>
            </w:r>
            <w:r w:rsidR="00AB02DB">
              <w:rPr>
                <w:noProof/>
                <w:webHidden/>
              </w:rPr>
              <w:instrText xml:space="preserve"> PAGEREF _Toc178064202 \h </w:instrText>
            </w:r>
            <w:r w:rsidR="00AB02DB">
              <w:rPr>
                <w:noProof/>
                <w:webHidden/>
              </w:rPr>
            </w:r>
            <w:r w:rsidR="00AB02DB">
              <w:rPr>
                <w:noProof/>
                <w:webHidden/>
              </w:rPr>
              <w:fldChar w:fldCharType="separate"/>
            </w:r>
            <w:r w:rsidR="00AB02DB">
              <w:rPr>
                <w:noProof/>
                <w:webHidden/>
              </w:rPr>
              <w:t>12</w:t>
            </w:r>
            <w:r w:rsidR="00AB02DB">
              <w:rPr>
                <w:noProof/>
                <w:webHidden/>
              </w:rPr>
              <w:fldChar w:fldCharType="end"/>
            </w:r>
          </w:hyperlink>
        </w:p>
        <w:p w14:paraId="181B9C93" w14:textId="4591E37C" w:rsidR="00AB02DB" w:rsidRDefault="00000000">
          <w:pPr>
            <w:pStyle w:val="TOC1"/>
            <w:rPr>
              <w:rFonts w:eastAsiaTheme="minorEastAsia" w:cstheme="minorBidi"/>
              <w:b w:val="0"/>
              <w:bCs w:val="0"/>
              <w:i w:val="0"/>
              <w:iCs w:val="0"/>
              <w:noProof/>
              <w:kern w:val="2"/>
              <w:sz w:val="22"/>
              <w:szCs w:val="22"/>
              <w14:ligatures w14:val="standardContextual"/>
            </w:rPr>
          </w:pPr>
          <w:hyperlink w:anchor="_Toc178064203" w:history="1">
            <w:r w:rsidR="00AB02DB" w:rsidRPr="00B60C71">
              <w:rPr>
                <w:rStyle w:val="Hyperlink"/>
                <w:noProof/>
              </w:rPr>
              <w:t>Part 2 - Review the JavaScript Client App</w:t>
            </w:r>
            <w:r w:rsidR="00AB02DB">
              <w:rPr>
                <w:noProof/>
                <w:webHidden/>
              </w:rPr>
              <w:tab/>
            </w:r>
            <w:r w:rsidR="00AB02DB">
              <w:rPr>
                <w:noProof/>
                <w:webHidden/>
              </w:rPr>
              <w:fldChar w:fldCharType="begin"/>
            </w:r>
            <w:r w:rsidR="00AB02DB">
              <w:rPr>
                <w:noProof/>
                <w:webHidden/>
              </w:rPr>
              <w:instrText xml:space="preserve"> PAGEREF _Toc178064203 \h </w:instrText>
            </w:r>
            <w:r w:rsidR="00AB02DB">
              <w:rPr>
                <w:noProof/>
                <w:webHidden/>
              </w:rPr>
            </w:r>
            <w:r w:rsidR="00AB02DB">
              <w:rPr>
                <w:noProof/>
                <w:webHidden/>
              </w:rPr>
              <w:fldChar w:fldCharType="separate"/>
            </w:r>
            <w:r w:rsidR="00AB02DB">
              <w:rPr>
                <w:noProof/>
                <w:webHidden/>
              </w:rPr>
              <w:t>16</w:t>
            </w:r>
            <w:r w:rsidR="00AB02DB">
              <w:rPr>
                <w:noProof/>
                <w:webHidden/>
              </w:rPr>
              <w:fldChar w:fldCharType="end"/>
            </w:r>
          </w:hyperlink>
        </w:p>
        <w:p w14:paraId="76526647" w14:textId="6308D64B" w:rsidR="00AB02DB" w:rsidRDefault="00000000">
          <w:pPr>
            <w:pStyle w:val="TOC1"/>
            <w:rPr>
              <w:rFonts w:eastAsiaTheme="minorEastAsia" w:cstheme="minorBidi"/>
              <w:b w:val="0"/>
              <w:bCs w:val="0"/>
              <w:i w:val="0"/>
              <w:iCs w:val="0"/>
              <w:noProof/>
              <w:kern w:val="2"/>
              <w:sz w:val="22"/>
              <w:szCs w:val="22"/>
              <w14:ligatures w14:val="standardContextual"/>
            </w:rPr>
          </w:pPr>
          <w:hyperlink w:anchor="_Toc178064204" w:history="1">
            <w:r w:rsidR="00AB02DB" w:rsidRPr="00B60C71">
              <w:rPr>
                <w:rStyle w:val="Hyperlink"/>
                <w:noProof/>
              </w:rPr>
              <w:t>Part 3 – Use JWT to secure the API</w:t>
            </w:r>
            <w:r w:rsidR="00AB02DB">
              <w:rPr>
                <w:noProof/>
                <w:webHidden/>
              </w:rPr>
              <w:tab/>
            </w:r>
            <w:r w:rsidR="00AB02DB">
              <w:rPr>
                <w:noProof/>
                <w:webHidden/>
              </w:rPr>
              <w:fldChar w:fldCharType="begin"/>
            </w:r>
            <w:r w:rsidR="00AB02DB">
              <w:rPr>
                <w:noProof/>
                <w:webHidden/>
              </w:rPr>
              <w:instrText xml:space="preserve"> PAGEREF _Toc178064204 \h </w:instrText>
            </w:r>
            <w:r w:rsidR="00AB02DB">
              <w:rPr>
                <w:noProof/>
                <w:webHidden/>
              </w:rPr>
            </w:r>
            <w:r w:rsidR="00AB02DB">
              <w:rPr>
                <w:noProof/>
                <w:webHidden/>
              </w:rPr>
              <w:fldChar w:fldCharType="separate"/>
            </w:r>
            <w:r w:rsidR="00AB02DB">
              <w:rPr>
                <w:noProof/>
                <w:webHidden/>
              </w:rPr>
              <w:t>19</w:t>
            </w:r>
            <w:r w:rsidR="00AB02DB">
              <w:rPr>
                <w:noProof/>
                <w:webHidden/>
              </w:rPr>
              <w:fldChar w:fldCharType="end"/>
            </w:r>
          </w:hyperlink>
        </w:p>
        <w:p w14:paraId="522A9872" w14:textId="4470FC0A" w:rsidR="00AB02DB" w:rsidRDefault="00000000">
          <w:pPr>
            <w:pStyle w:val="TOC2"/>
            <w:tabs>
              <w:tab w:val="right" w:leader="dot" w:pos="9350"/>
            </w:tabs>
            <w:rPr>
              <w:rFonts w:eastAsiaTheme="minorEastAsia" w:cstheme="minorBidi"/>
              <w:b w:val="0"/>
              <w:bCs w:val="0"/>
              <w:noProof/>
              <w:kern w:val="2"/>
              <w14:ligatures w14:val="standardContextual"/>
            </w:rPr>
          </w:pPr>
          <w:hyperlink w:anchor="_Toc178064205" w:history="1">
            <w:r w:rsidR="00AB02DB" w:rsidRPr="00B60C71">
              <w:rPr>
                <w:rStyle w:val="Hyperlink"/>
                <w:noProof/>
              </w:rPr>
              <w:t>Add Dependencies</w:t>
            </w:r>
            <w:r w:rsidR="00AB02DB">
              <w:rPr>
                <w:noProof/>
                <w:webHidden/>
              </w:rPr>
              <w:tab/>
            </w:r>
            <w:r w:rsidR="00AB02DB">
              <w:rPr>
                <w:noProof/>
                <w:webHidden/>
              </w:rPr>
              <w:fldChar w:fldCharType="begin"/>
            </w:r>
            <w:r w:rsidR="00AB02DB">
              <w:rPr>
                <w:noProof/>
                <w:webHidden/>
              </w:rPr>
              <w:instrText xml:space="preserve"> PAGEREF _Toc178064205 \h </w:instrText>
            </w:r>
            <w:r w:rsidR="00AB02DB">
              <w:rPr>
                <w:noProof/>
                <w:webHidden/>
              </w:rPr>
            </w:r>
            <w:r w:rsidR="00AB02DB">
              <w:rPr>
                <w:noProof/>
                <w:webHidden/>
              </w:rPr>
              <w:fldChar w:fldCharType="separate"/>
            </w:r>
            <w:r w:rsidR="00AB02DB">
              <w:rPr>
                <w:noProof/>
                <w:webHidden/>
              </w:rPr>
              <w:t>19</w:t>
            </w:r>
            <w:r w:rsidR="00AB02DB">
              <w:rPr>
                <w:noProof/>
                <w:webHidden/>
              </w:rPr>
              <w:fldChar w:fldCharType="end"/>
            </w:r>
          </w:hyperlink>
        </w:p>
        <w:p w14:paraId="4727218F" w14:textId="30D23313" w:rsidR="00AB02DB" w:rsidRDefault="00000000">
          <w:pPr>
            <w:pStyle w:val="TOC2"/>
            <w:tabs>
              <w:tab w:val="right" w:leader="dot" w:pos="9350"/>
            </w:tabs>
            <w:rPr>
              <w:rFonts w:eastAsiaTheme="minorEastAsia" w:cstheme="minorBidi"/>
              <w:b w:val="0"/>
              <w:bCs w:val="0"/>
              <w:noProof/>
              <w:kern w:val="2"/>
              <w14:ligatures w14:val="standardContextual"/>
            </w:rPr>
          </w:pPr>
          <w:hyperlink w:anchor="_Toc178064206" w:history="1">
            <w:r w:rsidR="00AB02DB" w:rsidRPr="00B60C71">
              <w:rPr>
                <w:rStyle w:val="Hyperlink"/>
                <w:noProof/>
              </w:rPr>
              <w:t>Configure JWT Properties</w:t>
            </w:r>
            <w:r w:rsidR="00AB02DB">
              <w:rPr>
                <w:noProof/>
                <w:webHidden/>
              </w:rPr>
              <w:tab/>
            </w:r>
            <w:r w:rsidR="00AB02DB">
              <w:rPr>
                <w:noProof/>
                <w:webHidden/>
              </w:rPr>
              <w:fldChar w:fldCharType="begin"/>
            </w:r>
            <w:r w:rsidR="00AB02DB">
              <w:rPr>
                <w:noProof/>
                <w:webHidden/>
              </w:rPr>
              <w:instrText xml:space="preserve"> PAGEREF _Toc178064206 \h </w:instrText>
            </w:r>
            <w:r w:rsidR="00AB02DB">
              <w:rPr>
                <w:noProof/>
                <w:webHidden/>
              </w:rPr>
            </w:r>
            <w:r w:rsidR="00AB02DB">
              <w:rPr>
                <w:noProof/>
                <w:webHidden/>
              </w:rPr>
              <w:fldChar w:fldCharType="separate"/>
            </w:r>
            <w:r w:rsidR="00AB02DB">
              <w:rPr>
                <w:noProof/>
                <w:webHidden/>
              </w:rPr>
              <w:t>20</w:t>
            </w:r>
            <w:r w:rsidR="00AB02DB">
              <w:rPr>
                <w:noProof/>
                <w:webHidden/>
              </w:rPr>
              <w:fldChar w:fldCharType="end"/>
            </w:r>
          </w:hyperlink>
        </w:p>
        <w:p w14:paraId="433F441D" w14:textId="091535F0" w:rsidR="00AB02DB" w:rsidRDefault="00000000">
          <w:pPr>
            <w:pStyle w:val="TOC2"/>
            <w:tabs>
              <w:tab w:val="right" w:leader="dot" w:pos="9350"/>
            </w:tabs>
            <w:rPr>
              <w:rFonts w:eastAsiaTheme="minorEastAsia" w:cstheme="minorBidi"/>
              <w:b w:val="0"/>
              <w:bCs w:val="0"/>
              <w:noProof/>
              <w:kern w:val="2"/>
              <w14:ligatures w14:val="standardContextual"/>
            </w:rPr>
          </w:pPr>
          <w:hyperlink w:anchor="_Toc178064207" w:history="1">
            <w:r w:rsidR="00AB02DB" w:rsidRPr="00B60C71">
              <w:rPr>
                <w:rStyle w:val="Hyperlink"/>
                <w:noProof/>
              </w:rPr>
              <w:t>Create JWT Utility Classes</w:t>
            </w:r>
            <w:r w:rsidR="00AB02DB">
              <w:rPr>
                <w:noProof/>
                <w:webHidden/>
              </w:rPr>
              <w:tab/>
            </w:r>
            <w:r w:rsidR="00AB02DB">
              <w:rPr>
                <w:noProof/>
                <w:webHidden/>
              </w:rPr>
              <w:fldChar w:fldCharType="begin"/>
            </w:r>
            <w:r w:rsidR="00AB02DB">
              <w:rPr>
                <w:noProof/>
                <w:webHidden/>
              </w:rPr>
              <w:instrText xml:space="preserve"> PAGEREF _Toc178064207 \h </w:instrText>
            </w:r>
            <w:r w:rsidR="00AB02DB">
              <w:rPr>
                <w:noProof/>
                <w:webHidden/>
              </w:rPr>
            </w:r>
            <w:r w:rsidR="00AB02DB">
              <w:rPr>
                <w:noProof/>
                <w:webHidden/>
              </w:rPr>
              <w:fldChar w:fldCharType="separate"/>
            </w:r>
            <w:r w:rsidR="00AB02DB">
              <w:rPr>
                <w:noProof/>
                <w:webHidden/>
              </w:rPr>
              <w:t>21</w:t>
            </w:r>
            <w:r w:rsidR="00AB02DB">
              <w:rPr>
                <w:noProof/>
                <w:webHidden/>
              </w:rPr>
              <w:fldChar w:fldCharType="end"/>
            </w:r>
          </w:hyperlink>
        </w:p>
        <w:p w14:paraId="6D24EC37" w14:textId="02D592C1" w:rsidR="00AB02DB" w:rsidRDefault="00000000">
          <w:pPr>
            <w:pStyle w:val="TOC3"/>
            <w:tabs>
              <w:tab w:val="left" w:pos="960"/>
              <w:tab w:val="right" w:leader="dot" w:pos="9350"/>
            </w:tabs>
            <w:rPr>
              <w:rFonts w:eastAsiaTheme="minorEastAsia" w:cstheme="minorBidi"/>
              <w:noProof/>
              <w:kern w:val="2"/>
              <w:sz w:val="22"/>
              <w:szCs w:val="22"/>
              <w14:ligatures w14:val="standardContextual"/>
            </w:rPr>
          </w:pPr>
          <w:hyperlink w:anchor="_Toc178064208" w:history="1">
            <w:r w:rsidR="00AB02DB" w:rsidRPr="00B60C71">
              <w:rPr>
                <w:rStyle w:val="Hyperlink"/>
                <w:noProof/>
              </w:rPr>
              <w:t>1.</w:t>
            </w:r>
            <w:r w:rsidR="00AB02DB">
              <w:rPr>
                <w:rFonts w:eastAsiaTheme="minorEastAsia" w:cstheme="minorBidi"/>
                <w:noProof/>
                <w:kern w:val="2"/>
                <w:sz w:val="22"/>
                <w:szCs w:val="22"/>
                <w14:ligatures w14:val="standardContextual"/>
              </w:rPr>
              <w:tab/>
            </w:r>
            <w:r w:rsidR="00AB02DB" w:rsidRPr="00B60C71">
              <w:rPr>
                <w:rStyle w:val="Hyperlink"/>
                <w:noProof/>
              </w:rPr>
              <w:t>Generate JWT Tokens</w:t>
            </w:r>
            <w:r w:rsidR="00AB02DB">
              <w:rPr>
                <w:noProof/>
                <w:webHidden/>
              </w:rPr>
              <w:tab/>
            </w:r>
            <w:r w:rsidR="00AB02DB">
              <w:rPr>
                <w:noProof/>
                <w:webHidden/>
              </w:rPr>
              <w:fldChar w:fldCharType="begin"/>
            </w:r>
            <w:r w:rsidR="00AB02DB">
              <w:rPr>
                <w:noProof/>
                <w:webHidden/>
              </w:rPr>
              <w:instrText xml:space="preserve"> PAGEREF _Toc178064208 \h </w:instrText>
            </w:r>
            <w:r w:rsidR="00AB02DB">
              <w:rPr>
                <w:noProof/>
                <w:webHidden/>
              </w:rPr>
            </w:r>
            <w:r w:rsidR="00AB02DB">
              <w:rPr>
                <w:noProof/>
                <w:webHidden/>
              </w:rPr>
              <w:fldChar w:fldCharType="separate"/>
            </w:r>
            <w:r w:rsidR="00AB02DB">
              <w:rPr>
                <w:noProof/>
                <w:webHidden/>
              </w:rPr>
              <w:t>22</w:t>
            </w:r>
            <w:r w:rsidR="00AB02DB">
              <w:rPr>
                <w:noProof/>
                <w:webHidden/>
              </w:rPr>
              <w:fldChar w:fldCharType="end"/>
            </w:r>
          </w:hyperlink>
        </w:p>
        <w:p w14:paraId="3C86F876" w14:textId="11F1226A" w:rsidR="00AB02DB" w:rsidRDefault="00000000">
          <w:pPr>
            <w:pStyle w:val="TOC3"/>
            <w:tabs>
              <w:tab w:val="left" w:pos="960"/>
              <w:tab w:val="right" w:leader="dot" w:pos="9350"/>
            </w:tabs>
            <w:rPr>
              <w:rFonts w:eastAsiaTheme="minorEastAsia" w:cstheme="minorBidi"/>
              <w:noProof/>
              <w:kern w:val="2"/>
              <w:sz w:val="22"/>
              <w:szCs w:val="22"/>
              <w14:ligatures w14:val="standardContextual"/>
            </w:rPr>
          </w:pPr>
          <w:hyperlink w:anchor="_Toc178064209" w:history="1">
            <w:r w:rsidR="00AB02DB" w:rsidRPr="00B60C71">
              <w:rPr>
                <w:rStyle w:val="Hyperlink"/>
                <w:noProof/>
              </w:rPr>
              <w:t>2.</w:t>
            </w:r>
            <w:r w:rsidR="00AB02DB">
              <w:rPr>
                <w:rFonts w:eastAsiaTheme="minorEastAsia" w:cstheme="minorBidi"/>
                <w:noProof/>
                <w:kern w:val="2"/>
                <w:sz w:val="22"/>
                <w:szCs w:val="22"/>
                <w14:ligatures w14:val="standardContextual"/>
              </w:rPr>
              <w:tab/>
            </w:r>
            <w:r w:rsidR="00AB02DB" w:rsidRPr="00B60C71">
              <w:rPr>
                <w:rStyle w:val="Hyperlink"/>
                <w:noProof/>
              </w:rPr>
              <w:t>Extract Information from JWT Tokens</w:t>
            </w:r>
            <w:r w:rsidR="00AB02DB">
              <w:rPr>
                <w:noProof/>
                <w:webHidden/>
              </w:rPr>
              <w:tab/>
            </w:r>
            <w:r w:rsidR="00AB02DB">
              <w:rPr>
                <w:noProof/>
                <w:webHidden/>
              </w:rPr>
              <w:fldChar w:fldCharType="begin"/>
            </w:r>
            <w:r w:rsidR="00AB02DB">
              <w:rPr>
                <w:noProof/>
                <w:webHidden/>
              </w:rPr>
              <w:instrText xml:space="preserve"> PAGEREF _Toc178064209 \h </w:instrText>
            </w:r>
            <w:r w:rsidR="00AB02DB">
              <w:rPr>
                <w:noProof/>
                <w:webHidden/>
              </w:rPr>
            </w:r>
            <w:r w:rsidR="00AB02DB">
              <w:rPr>
                <w:noProof/>
                <w:webHidden/>
              </w:rPr>
              <w:fldChar w:fldCharType="separate"/>
            </w:r>
            <w:r w:rsidR="00AB02DB">
              <w:rPr>
                <w:noProof/>
                <w:webHidden/>
              </w:rPr>
              <w:t>22</w:t>
            </w:r>
            <w:r w:rsidR="00AB02DB">
              <w:rPr>
                <w:noProof/>
                <w:webHidden/>
              </w:rPr>
              <w:fldChar w:fldCharType="end"/>
            </w:r>
          </w:hyperlink>
        </w:p>
        <w:p w14:paraId="20F691B9" w14:textId="15B4E9BF" w:rsidR="00AB02DB" w:rsidRDefault="00000000">
          <w:pPr>
            <w:pStyle w:val="TOC3"/>
            <w:tabs>
              <w:tab w:val="left" w:pos="960"/>
              <w:tab w:val="right" w:leader="dot" w:pos="9350"/>
            </w:tabs>
            <w:rPr>
              <w:rFonts w:eastAsiaTheme="minorEastAsia" w:cstheme="minorBidi"/>
              <w:noProof/>
              <w:kern w:val="2"/>
              <w:sz w:val="22"/>
              <w:szCs w:val="22"/>
              <w14:ligatures w14:val="standardContextual"/>
            </w:rPr>
          </w:pPr>
          <w:hyperlink w:anchor="_Toc178064210" w:history="1">
            <w:r w:rsidR="00AB02DB" w:rsidRPr="00B60C71">
              <w:rPr>
                <w:rStyle w:val="Hyperlink"/>
                <w:noProof/>
              </w:rPr>
              <w:t>3.</w:t>
            </w:r>
            <w:r w:rsidR="00AB02DB">
              <w:rPr>
                <w:rFonts w:eastAsiaTheme="minorEastAsia" w:cstheme="minorBidi"/>
                <w:noProof/>
                <w:kern w:val="2"/>
                <w:sz w:val="22"/>
                <w:szCs w:val="22"/>
                <w14:ligatures w14:val="standardContextual"/>
              </w:rPr>
              <w:tab/>
            </w:r>
            <w:r w:rsidR="00AB02DB" w:rsidRPr="00B60C71">
              <w:rPr>
                <w:rStyle w:val="Hyperlink"/>
                <w:noProof/>
              </w:rPr>
              <w:t>Validate JWT Tokens</w:t>
            </w:r>
            <w:r w:rsidR="00AB02DB">
              <w:rPr>
                <w:noProof/>
                <w:webHidden/>
              </w:rPr>
              <w:tab/>
            </w:r>
            <w:r w:rsidR="00AB02DB">
              <w:rPr>
                <w:noProof/>
                <w:webHidden/>
              </w:rPr>
              <w:fldChar w:fldCharType="begin"/>
            </w:r>
            <w:r w:rsidR="00AB02DB">
              <w:rPr>
                <w:noProof/>
                <w:webHidden/>
              </w:rPr>
              <w:instrText xml:space="preserve"> PAGEREF _Toc178064210 \h </w:instrText>
            </w:r>
            <w:r w:rsidR="00AB02DB">
              <w:rPr>
                <w:noProof/>
                <w:webHidden/>
              </w:rPr>
            </w:r>
            <w:r w:rsidR="00AB02DB">
              <w:rPr>
                <w:noProof/>
                <w:webHidden/>
              </w:rPr>
              <w:fldChar w:fldCharType="separate"/>
            </w:r>
            <w:r w:rsidR="00AB02DB">
              <w:rPr>
                <w:noProof/>
                <w:webHidden/>
              </w:rPr>
              <w:t>23</w:t>
            </w:r>
            <w:r w:rsidR="00AB02DB">
              <w:rPr>
                <w:noProof/>
                <w:webHidden/>
              </w:rPr>
              <w:fldChar w:fldCharType="end"/>
            </w:r>
          </w:hyperlink>
        </w:p>
        <w:p w14:paraId="2E412B4B" w14:textId="1EAF195A" w:rsidR="00AB02DB" w:rsidRDefault="00000000">
          <w:pPr>
            <w:pStyle w:val="TOC3"/>
            <w:tabs>
              <w:tab w:val="left" w:pos="960"/>
              <w:tab w:val="right" w:leader="dot" w:pos="9350"/>
            </w:tabs>
            <w:rPr>
              <w:rFonts w:eastAsiaTheme="minorEastAsia" w:cstheme="minorBidi"/>
              <w:noProof/>
              <w:kern w:val="2"/>
              <w:sz w:val="22"/>
              <w:szCs w:val="22"/>
              <w14:ligatures w14:val="standardContextual"/>
            </w:rPr>
          </w:pPr>
          <w:hyperlink w:anchor="_Toc178064211" w:history="1">
            <w:r w:rsidR="00AB02DB" w:rsidRPr="00B60C71">
              <w:rPr>
                <w:rStyle w:val="Hyperlink"/>
                <w:noProof/>
              </w:rPr>
              <w:t>4.</w:t>
            </w:r>
            <w:r w:rsidR="00AB02DB">
              <w:rPr>
                <w:rFonts w:eastAsiaTheme="minorEastAsia" w:cstheme="minorBidi"/>
                <w:noProof/>
                <w:kern w:val="2"/>
                <w:sz w:val="22"/>
                <w:szCs w:val="22"/>
                <w14:ligatures w14:val="standardContextual"/>
              </w:rPr>
              <w:tab/>
            </w:r>
            <w:r w:rsidR="00AB02DB" w:rsidRPr="00B60C71">
              <w:rPr>
                <w:rStyle w:val="Hyperlink"/>
                <w:noProof/>
              </w:rPr>
              <w:t>Process tokens.</w:t>
            </w:r>
            <w:r w:rsidR="00AB02DB">
              <w:rPr>
                <w:noProof/>
                <w:webHidden/>
              </w:rPr>
              <w:tab/>
            </w:r>
            <w:r w:rsidR="00AB02DB">
              <w:rPr>
                <w:noProof/>
                <w:webHidden/>
              </w:rPr>
              <w:fldChar w:fldCharType="begin"/>
            </w:r>
            <w:r w:rsidR="00AB02DB">
              <w:rPr>
                <w:noProof/>
                <w:webHidden/>
              </w:rPr>
              <w:instrText xml:space="preserve"> PAGEREF _Toc178064211 \h </w:instrText>
            </w:r>
            <w:r w:rsidR="00AB02DB">
              <w:rPr>
                <w:noProof/>
                <w:webHidden/>
              </w:rPr>
            </w:r>
            <w:r w:rsidR="00AB02DB">
              <w:rPr>
                <w:noProof/>
                <w:webHidden/>
              </w:rPr>
              <w:fldChar w:fldCharType="separate"/>
            </w:r>
            <w:r w:rsidR="00AB02DB">
              <w:rPr>
                <w:noProof/>
                <w:webHidden/>
              </w:rPr>
              <w:t>23</w:t>
            </w:r>
            <w:r w:rsidR="00AB02DB">
              <w:rPr>
                <w:noProof/>
                <w:webHidden/>
              </w:rPr>
              <w:fldChar w:fldCharType="end"/>
            </w:r>
          </w:hyperlink>
        </w:p>
        <w:p w14:paraId="1526A1DB" w14:textId="04011E28" w:rsidR="00AB02DB" w:rsidRDefault="00000000">
          <w:pPr>
            <w:pStyle w:val="TOC2"/>
            <w:tabs>
              <w:tab w:val="right" w:leader="dot" w:pos="9350"/>
            </w:tabs>
            <w:rPr>
              <w:rFonts w:eastAsiaTheme="minorEastAsia" w:cstheme="minorBidi"/>
              <w:b w:val="0"/>
              <w:bCs w:val="0"/>
              <w:noProof/>
              <w:kern w:val="2"/>
              <w14:ligatures w14:val="standardContextual"/>
            </w:rPr>
          </w:pPr>
          <w:hyperlink w:anchor="_Toc178064212" w:history="1">
            <w:r w:rsidR="00AB02DB" w:rsidRPr="00B60C71">
              <w:rPr>
                <w:rStyle w:val="Hyperlink"/>
                <w:noProof/>
              </w:rPr>
              <w:t>JwtAuthenticationFilter</w:t>
            </w:r>
            <w:r w:rsidR="00AB02DB">
              <w:rPr>
                <w:noProof/>
                <w:webHidden/>
              </w:rPr>
              <w:tab/>
            </w:r>
            <w:r w:rsidR="00AB02DB">
              <w:rPr>
                <w:noProof/>
                <w:webHidden/>
              </w:rPr>
              <w:fldChar w:fldCharType="begin"/>
            </w:r>
            <w:r w:rsidR="00AB02DB">
              <w:rPr>
                <w:noProof/>
                <w:webHidden/>
              </w:rPr>
              <w:instrText xml:space="preserve"> PAGEREF _Toc178064212 \h </w:instrText>
            </w:r>
            <w:r w:rsidR="00AB02DB">
              <w:rPr>
                <w:noProof/>
                <w:webHidden/>
              </w:rPr>
            </w:r>
            <w:r w:rsidR="00AB02DB">
              <w:rPr>
                <w:noProof/>
                <w:webHidden/>
              </w:rPr>
              <w:fldChar w:fldCharType="separate"/>
            </w:r>
            <w:r w:rsidR="00AB02DB">
              <w:rPr>
                <w:noProof/>
                <w:webHidden/>
              </w:rPr>
              <w:t>23</w:t>
            </w:r>
            <w:r w:rsidR="00AB02DB">
              <w:rPr>
                <w:noProof/>
                <w:webHidden/>
              </w:rPr>
              <w:fldChar w:fldCharType="end"/>
            </w:r>
          </w:hyperlink>
        </w:p>
        <w:p w14:paraId="061C1E96" w14:textId="561BC7FE" w:rsidR="00AB02DB" w:rsidRDefault="00000000">
          <w:pPr>
            <w:pStyle w:val="TOC2"/>
            <w:tabs>
              <w:tab w:val="right" w:leader="dot" w:pos="9350"/>
            </w:tabs>
            <w:rPr>
              <w:rFonts w:eastAsiaTheme="minorEastAsia" w:cstheme="minorBidi"/>
              <w:b w:val="0"/>
              <w:bCs w:val="0"/>
              <w:noProof/>
              <w:kern w:val="2"/>
              <w14:ligatures w14:val="standardContextual"/>
            </w:rPr>
          </w:pPr>
          <w:hyperlink w:anchor="_Toc178064213" w:history="1">
            <w:r w:rsidR="00AB02DB" w:rsidRPr="00B60C71">
              <w:rPr>
                <w:rStyle w:val="Hyperlink"/>
                <w:noProof/>
              </w:rPr>
              <w:t>Update the Users Controller</w:t>
            </w:r>
            <w:r w:rsidR="00AB02DB">
              <w:rPr>
                <w:noProof/>
                <w:webHidden/>
              </w:rPr>
              <w:tab/>
            </w:r>
            <w:r w:rsidR="00AB02DB">
              <w:rPr>
                <w:noProof/>
                <w:webHidden/>
              </w:rPr>
              <w:fldChar w:fldCharType="begin"/>
            </w:r>
            <w:r w:rsidR="00AB02DB">
              <w:rPr>
                <w:noProof/>
                <w:webHidden/>
              </w:rPr>
              <w:instrText xml:space="preserve"> PAGEREF _Toc178064213 \h </w:instrText>
            </w:r>
            <w:r w:rsidR="00AB02DB">
              <w:rPr>
                <w:noProof/>
                <w:webHidden/>
              </w:rPr>
            </w:r>
            <w:r w:rsidR="00AB02DB">
              <w:rPr>
                <w:noProof/>
                <w:webHidden/>
              </w:rPr>
              <w:fldChar w:fldCharType="separate"/>
            </w:r>
            <w:r w:rsidR="00AB02DB">
              <w:rPr>
                <w:noProof/>
                <w:webHidden/>
              </w:rPr>
              <w:t>27</w:t>
            </w:r>
            <w:r w:rsidR="00AB02DB">
              <w:rPr>
                <w:noProof/>
                <w:webHidden/>
              </w:rPr>
              <w:fldChar w:fldCharType="end"/>
            </w:r>
          </w:hyperlink>
        </w:p>
        <w:p w14:paraId="7FCE13AA" w14:textId="39CD9257" w:rsidR="00AB02DB" w:rsidRDefault="00000000">
          <w:pPr>
            <w:pStyle w:val="TOC2"/>
            <w:tabs>
              <w:tab w:val="right" w:leader="dot" w:pos="9350"/>
            </w:tabs>
            <w:rPr>
              <w:rFonts w:eastAsiaTheme="minorEastAsia" w:cstheme="minorBidi"/>
              <w:b w:val="0"/>
              <w:bCs w:val="0"/>
              <w:noProof/>
              <w:kern w:val="2"/>
              <w14:ligatures w14:val="standardContextual"/>
            </w:rPr>
          </w:pPr>
          <w:hyperlink w:anchor="_Toc178064214" w:history="1">
            <w:r w:rsidR="00AB02DB" w:rsidRPr="00B60C71">
              <w:rPr>
                <w:rStyle w:val="Hyperlink"/>
                <w:noProof/>
              </w:rPr>
              <w:t>Update the Orders Controller</w:t>
            </w:r>
            <w:r w:rsidR="00AB02DB">
              <w:rPr>
                <w:noProof/>
                <w:webHidden/>
              </w:rPr>
              <w:tab/>
            </w:r>
            <w:r w:rsidR="00AB02DB">
              <w:rPr>
                <w:noProof/>
                <w:webHidden/>
              </w:rPr>
              <w:fldChar w:fldCharType="begin"/>
            </w:r>
            <w:r w:rsidR="00AB02DB">
              <w:rPr>
                <w:noProof/>
                <w:webHidden/>
              </w:rPr>
              <w:instrText xml:space="preserve"> PAGEREF _Toc178064214 \h </w:instrText>
            </w:r>
            <w:r w:rsidR="00AB02DB">
              <w:rPr>
                <w:noProof/>
                <w:webHidden/>
              </w:rPr>
            </w:r>
            <w:r w:rsidR="00AB02DB">
              <w:rPr>
                <w:noProof/>
                <w:webHidden/>
              </w:rPr>
              <w:fldChar w:fldCharType="separate"/>
            </w:r>
            <w:r w:rsidR="00AB02DB">
              <w:rPr>
                <w:noProof/>
                <w:webHidden/>
              </w:rPr>
              <w:t>28</w:t>
            </w:r>
            <w:r w:rsidR="00AB02DB">
              <w:rPr>
                <w:noProof/>
                <w:webHidden/>
              </w:rPr>
              <w:fldChar w:fldCharType="end"/>
            </w:r>
          </w:hyperlink>
        </w:p>
        <w:p w14:paraId="1FD56349" w14:textId="1FE60031" w:rsidR="00AB02DB" w:rsidRDefault="00000000">
          <w:pPr>
            <w:pStyle w:val="TOC1"/>
            <w:rPr>
              <w:rFonts w:eastAsiaTheme="minorEastAsia" w:cstheme="minorBidi"/>
              <w:b w:val="0"/>
              <w:bCs w:val="0"/>
              <w:i w:val="0"/>
              <w:iCs w:val="0"/>
              <w:noProof/>
              <w:kern w:val="2"/>
              <w:sz w:val="22"/>
              <w:szCs w:val="22"/>
              <w14:ligatures w14:val="standardContextual"/>
            </w:rPr>
          </w:pPr>
          <w:hyperlink w:anchor="_Toc178064215" w:history="1">
            <w:r w:rsidR="00AB02DB" w:rsidRPr="00B60C71">
              <w:rPr>
                <w:rStyle w:val="Hyperlink"/>
                <w:noProof/>
              </w:rPr>
              <w:t>Test the Application</w:t>
            </w:r>
            <w:r w:rsidR="00AB02DB">
              <w:rPr>
                <w:noProof/>
                <w:webHidden/>
              </w:rPr>
              <w:tab/>
            </w:r>
            <w:r w:rsidR="00AB02DB">
              <w:rPr>
                <w:noProof/>
                <w:webHidden/>
              </w:rPr>
              <w:fldChar w:fldCharType="begin"/>
            </w:r>
            <w:r w:rsidR="00AB02DB">
              <w:rPr>
                <w:noProof/>
                <w:webHidden/>
              </w:rPr>
              <w:instrText xml:space="preserve"> PAGEREF _Toc178064215 \h </w:instrText>
            </w:r>
            <w:r w:rsidR="00AB02DB">
              <w:rPr>
                <w:noProof/>
                <w:webHidden/>
              </w:rPr>
            </w:r>
            <w:r w:rsidR="00AB02DB">
              <w:rPr>
                <w:noProof/>
                <w:webHidden/>
              </w:rPr>
              <w:fldChar w:fldCharType="separate"/>
            </w:r>
            <w:r w:rsidR="00AB02DB">
              <w:rPr>
                <w:noProof/>
                <w:webHidden/>
              </w:rPr>
              <w:t>32</w:t>
            </w:r>
            <w:r w:rsidR="00AB02DB">
              <w:rPr>
                <w:noProof/>
                <w:webHidden/>
              </w:rPr>
              <w:fldChar w:fldCharType="end"/>
            </w:r>
          </w:hyperlink>
        </w:p>
        <w:p w14:paraId="584EAB2E" w14:textId="61D58BA2" w:rsidR="00AB02DB" w:rsidRDefault="00000000">
          <w:pPr>
            <w:pStyle w:val="TOC1"/>
            <w:rPr>
              <w:rFonts w:eastAsiaTheme="minorEastAsia" w:cstheme="minorBidi"/>
              <w:b w:val="0"/>
              <w:bCs w:val="0"/>
              <w:i w:val="0"/>
              <w:iCs w:val="0"/>
              <w:noProof/>
              <w:kern w:val="2"/>
              <w:sz w:val="22"/>
              <w:szCs w:val="22"/>
              <w14:ligatures w14:val="standardContextual"/>
            </w:rPr>
          </w:pPr>
          <w:hyperlink w:anchor="_Toc178064216" w:history="1">
            <w:r w:rsidR="00AB02DB" w:rsidRPr="00B60C71">
              <w:rPr>
                <w:rStyle w:val="Hyperlink"/>
                <w:noProof/>
              </w:rPr>
              <w:t>Why JWT is Popular</w:t>
            </w:r>
            <w:r w:rsidR="00AB02DB">
              <w:rPr>
                <w:noProof/>
                <w:webHidden/>
              </w:rPr>
              <w:tab/>
            </w:r>
            <w:r w:rsidR="00AB02DB">
              <w:rPr>
                <w:noProof/>
                <w:webHidden/>
              </w:rPr>
              <w:fldChar w:fldCharType="begin"/>
            </w:r>
            <w:r w:rsidR="00AB02DB">
              <w:rPr>
                <w:noProof/>
                <w:webHidden/>
              </w:rPr>
              <w:instrText xml:space="preserve"> PAGEREF _Toc178064216 \h </w:instrText>
            </w:r>
            <w:r w:rsidR="00AB02DB">
              <w:rPr>
                <w:noProof/>
                <w:webHidden/>
              </w:rPr>
            </w:r>
            <w:r w:rsidR="00AB02DB">
              <w:rPr>
                <w:noProof/>
                <w:webHidden/>
              </w:rPr>
              <w:fldChar w:fldCharType="separate"/>
            </w:r>
            <w:r w:rsidR="00AB02DB">
              <w:rPr>
                <w:noProof/>
                <w:webHidden/>
              </w:rPr>
              <w:t>40</w:t>
            </w:r>
            <w:r w:rsidR="00AB02DB">
              <w:rPr>
                <w:noProof/>
                <w:webHidden/>
              </w:rPr>
              <w:fldChar w:fldCharType="end"/>
            </w:r>
          </w:hyperlink>
        </w:p>
        <w:p w14:paraId="5D09DE5F" w14:textId="6182E3E4" w:rsidR="00AB02DB" w:rsidRDefault="00000000">
          <w:pPr>
            <w:pStyle w:val="TOC3"/>
            <w:tabs>
              <w:tab w:val="right" w:leader="dot" w:pos="9350"/>
            </w:tabs>
            <w:rPr>
              <w:rFonts w:eastAsiaTheme="minorEastAsia" w:cstheme="minorBidi"/>
              <w:noProof/>
              <w:kern w:val="2"/>
              <w:sz w:val="22"/>
              <w:szCs w:val="22"/>
              <w14:ligatures w14:val="standardContextual"/>
            </w:rPr>
          </w:pPr>
          <w:hyperlink w:anchor="_Toc178064217" w:history="1">
            <w:r w:rsidR="00AB02DB" w:rsidRPr="00B60C71">
              <w:rPr>
                <w:rStyle w:val="Hyperlink"/>
                <w:noProof/>
              </w:rPr>
              <w:t>Other Common Authentication Methods besides JWT</w:t>
            </w:r>
            <w:r w:rsidR="00AB02DB">
              <w:rPr>
                <w:noProof/>
                <w:webHidden/>
              </w:rPr>
              <w:tab/>
            </w:r>
            <w:r w:rsidR="00AB02DB">
              <w:rPr>
                <w:noProof/>
                <w:webHidden/>
              </w:rPr>
              <w:fldChar w:fldCharType="begin"/>
            </w:r>
            <w:r w:rsidR="00AB02DB">
              <w:rPr>
                <w:noProof/>
                <w:webHidden/>
              </w:rPr>
              <w:instrText xml:space="preserve"> PAGEREF _Toc178064217 \h </w:instrText>
            </w:r>
            <w:r w:rsidR="00AB02DB">
              <w:rPr>
                <w:noProof/>
                <w:webHidden/>
              </w:rPr>
            </w:r>
            <w:r w:rsidR="00AB02DB">
              <w:rPr>
                <w:noProof/>
                <w:webHidden/>
              </w:rPr>
              <w:fldChar w:fldCharType="separate"/>
            </w:r>
            <w:r w:rsidR="00AB02DB">
              <w:rPr>
                <w:noProof/>
                <w:webHidden/>
              </w:rPr>
              <w:t>42</w:t>
            </w:r>
            <w:r w:rsidR="00AB02DB">
              <w:rPr>
                <w:noProof/>
                <w:webHidden/>
              </w:rPr>
              <w:fldChar w:fldCharType="end"/>
            </w:r>
          </w:hyperlink>
        </w:p>
        <w:p w14:paraId="5EA4DA78" w14:textId="626AD855" w:rsidR="00AB02DB" w:rsidRDefault="00000000">
          <w:pPr>
            <w:pStyle w:val="TOC1"/>
            <w:rPr>
              <w:rFonts w:eastAsiaTheme="minorEastAsia" w:cstheme="minorBidi"/>
              <w:b w:val="0"/>
              <w:bCs w:val="0"/>
              <w:i w:val="0"/>
              <w:iCs w:val="0"/>
              <w:noProof/>
              <w:kern w:val="2"/>
              <w:sz w:val="22"/>
              <w:szCs w:val="22"/>
              <w14:ligatures w14:val="standardContextual"/>
            </w:rPr>
          </w:pPr>
          <w:hyperlink w:anchor="_Toc178064218" w:history="1">
            <w:r w:rsidR="00AB02DB" w:rsidRPr="00B60C71">
              <w:rPr>
                <w:rStyle w:val="Hyperlink"/>
                <w:noProof/>
              </w:rPr>
              <w:t>Key Takeaways</w:t>
            </w:r>
            <w:r w:rsidR="00AB02DB">
              <w:rPr>
                <w:noProof/>
                <w:webHidden/>
              </w:rPr>
              <w:tab/>
            </w:r>
            <w:r w:rsidR="00AB02DB">
              <w:rPr>
                <w:noProof/>
                <w:webHidden/>
              </w:rPr>
              <w:fldChar w:fldCharType="begin"/>
            </w:r>
            <w:r w:rsidR="00AB02DB">
              <w:rPr>
                <w:noProof/>
                <w:webHidden/>
              </w:rPr>
              <w:instrText xml:space="preserve"> PAGEREF _Toc178064218 \h </w:instrText>
            </w:r>
            <w:r w:rsidR="00AB02DB">
              <w:rPr>
                <w:noProof/>
                <w:webHidden/>
              </w:rPr>
            </w:r>
            <w:r w:rsidR="00AB02DB">
              <w:rPr>
                <w:noProof/>
                <w:webHidden/>
              </w:rPr>
              <w:fldChar w:fldCharType="separate"/>
            </w:r>
            <w:r w:rsidR="00AB02DB">
              <w:rPr>
                <w:noProof/>
                <w:webHidden/>
              </w:rPr>
              <w:t>43</w:t>
            </w:r>
            <w:r w:rsidR="00AB02DB">
              <w:rPr>
                <w:noProof/>
                <w:webHidden/>
              </w:rPr>
              <w:fldChar w:fldCharType="end"/>
            </w:r>
          </w:hyperlink>
        </w:p>
        <w:p w14:paraId="755E2660" w14:textId="2E7CB5AC" w:rsidR="00AB02DB" w:rsidRDefault="00000000">
          <w:pPr>
            <w:pStyle w:val="TOC2"/>
            <w:tabs>
              <w:tab w:val="right" w:leader="dot" w:pos="9350"/>
            </w:tabs>
            <w:rPr>
              <w:rFonts w:eastAsiaTheme="minorEastAsia" w:cstheme="minorBidi"/>
              <w:b w:val="0"/>
              <w:bCs w:val="0"/>
              <w:noProof/>
              <w:kern w:val="2"/>
              <w14:ligatures w14:val="standardContextual"/>
            </w:rPr>
          </w:pPr>
          <w:hyperlink w:anchor="_Toc178064219" w:history="1">
            <w:r w:rsidR="00AB02DB" w:rsidRPr="00B60C71">
              <w:rPr>
                <w:rStyle w:val="Hyperlink"/>
                <w:noProof/>
              </w:rPr>
              <w:t>Check for Understanding</w:t>
            </w:r>
            <w:r w:rsidR="00AB02DB">
              <w:rPr>
                <w:noProof/>
                <w:webHidden/>
              </w:rPr>
              <w:tab/>
            </w:r>
            <w:r w:rsidR="00AB02DB">
              <w:rPr>
                <w:noProof/>
                <w:webHidden/>
              </w:rPr>
              <w:fldChar w:fldCharType="begin"/>
            </w:r>
            <w:r w:rsidR="00AB02DB">
              <w:rPr>
                <w:noProof/>
                <w:webHidden/>
              </w:rPr>
              <w:instrText xml:space="preserve"> PAGEREF _Toc178064219 \h </w:instrText>
            </w:r>
            <w:r w:rsidR="00AB02DB">
              <w:rPr>
                <w:noProof/>
                <w:webHidden/>
              </w:rPr>
            </w:r>
            <w:r w:rsidR="00AB02DB">
              <w:rPr>
                <w:noProof/>
                <w:webHidden/>
              </w:rPr>
              <w:fldChar w:fldCharType="separate"/>
            </w:r>
            <w:r w:rsidR="00AB02DB">
              <w:rPr>
                <w:noProof/>
                <w:webHidden/>
              </w:rPr>
              <w:t>44</w:t>
            </w:r>
            <w:r w:rsidR="00AB02DB">
              <w:rPr>
                <w:noProof/>
                <w:webHidden/>
              </w:rPr>
              <w:fldChar w:fldCharType="end"/>
            </w:r>
          </w:hyperlink>
        </w:p>
        <w:p w14:paraId="37F32996" w14:textId="3287ECA2" w:rsidR="00AB02DB" w:rsidRDefault="00000000">
          <w:pPr>
            <w:pStyle w:val="TOC1"/>
            <w:rPr>
              <w:rFonts w:eastAsiaTheme="minorEastAsia" w:cstheme="minorBidi"/>
              <w:b w:val="0"/>
              <w:bCs w:val="0"/>
              <w:i w:val="0"/>
              <w:iCs w:val="0"/>
              <w:noProof/>
              <w:kern w:val="2"/>
              <w:sz w:val="22"/>
              <w:szCs w:val="22"/>
              <w14:ligatures w14:val="standardContextual"/>
            </w:rPr>
          </w:pPr>
          <w:hyperlink w:anchor="_Toc178064220" w:history="1">
            <w:r w:rsidR="00AB02DB" w:rsidRPr="00B60C71">
              <w:rPr>
                <w:rStyle w:val="Hyperlink"/>
                <w:noProof/>
              </w:rPr>
              <w:t>Deliverables</w:t>
            </w:r>
            <w:r w:rsidR="00AB02DB">
              <w:rPr>
                <w:noProof/>
                <w:webHidden/>
              </w:rPr>
              <w:tab/>
            </w:r>
            <w:r w:rsidR="00AB02DB">
              <w:rPr>
                <w:noProof/>
                <w:webHidden/>
              </w:rPr>
              <w:fldChar w:fldCharType="begin"/>
            </w:r>
            <w:r w:rsidR="00AB02DB">
              <w:rPr>
                <w:noProof/>
                <w:webHidden/>
              </w:rPr>
              <w:instrText xml:space="preserve"> PAGEREF _Toc178064220 \h </w:instrText>
            </w:r>
            <w:r w:rsidR="00AB02DB">
              <w:rPr>
                <w:noProof/>
                <w:webHidden/>
              </w:rPr>
            </w:r>
            <w:r w:rsidR="00AB02DB">
              <w:rPr>
                <w:noProof/>
                <w:webHidden/>
              </w:rPr>
              <w:fldChar w:fldCharType="separate"/>
            </w:r>
            <w:r w:rsidR="00AB02DB">
              <w:rPr>
                <w:noProof/>
                <w:webHidden/>
              </w:rPr>
              <w:t>46</w:t>
            </w:r>
            <w:r w:rsidR="00AB02DB">
              <w:rPr>
                <w:noProof/>
                <w:webHidden/>
              </w:rPr>
              <w:fldChar w:fldCharType="end"/>
            </w:r>
          </w:hyperlink>
        </w:p>
        <w:p w14:paraId="50827904" w14:textId="068F2AF3" w:rsidR="00F469DB" w:rsidRDefault="00F469DB">
          <w:r>
            <w:rPr>
              <w:b/>
              <w:bCs/>
              <w:noProof/>
            </w:rPr>
            <w:fldChar w:fldCharType="end"/>
          </w:r>
        </w:p>
      </w:sdtContent>
    </w:sdt>
    <w:p w14:paraId="0A213588" w14:textId="77777777" w:rsidR="00CC1A1D" w:rsidRDefault="00CC1A1D" w:rsidP="00CC1A1D">
      <w:pPr>
        <w:pStyle w:val="Heading3"/>
      </w:pPr>
      <w:bookmarkStart w:id="1" w:name="_Toc178064191"/>
      <w:r>
        <w:t>Introduction</w:t>
      </w:r>
      <w:bookmarkEnd w:id="1"/>
    </w:p>
    <w:p w14:paraId="48D9D269" w14:textId="77777777" w:rsidR="00CC1A1D" w:rsidRDefault="00CC1A1D" w:rsidP="00CC1A1D">
      <w:pPr>
        <w:pStyle w:val="NormalWeb"/>
      </w:pPr>
      <w:r>
        <w:t xml:space="preserve">In this lesson, we will explore how to secure a REST API using JSON Web Tokens (JWT) in a Java Spring Boot application. As an experienced developer familiar with building RESTful APIs, you already know the importance of securing sensitive data and ensuring that only authorized users can access certain resources. JWT is one of the most widely used methods for stateless authentication, providing a way to authenticate and authorize users through tokens. </w:t>
      </w:r>
    </w:p>
    <w:p w14:paraId="370F69E4" w14:textId="48824690" w:rsidR="00CC1A1D" w:rsidRDefault="00CC1A1D" w:rsidP="00CC1A1D">
      <w:pPr>
        <w:pStyle w:val="NormalWeb"/>
      </w:pPr>
      <w:r>
        <w:t>This lesson will guide you through the process of implementing JWT in a Spring Boot application, from configuring the necessary dependencies to updating your controllers and adding filters for authentication.</w:t>
      </w:r>
    </w:p>
    <w:p w14:paraId="655E0E3E" w14:textId="11D14601" w:rsidR="00CC1A1D" w:rsidRDefault="00CC1A1D" w:rsidP="00CC1A1D">
      <w:pPr>
        <w:pStyle w:val="NormalWeb"/>
      </w:pPr>
      <w:r>
        <w:t>You will start by reviewing the structure and functionality of JWTs and then proceed to implement JWT-based security in a sample API service. You will configure the application to generate, validate, and extract information from JWT tokens, ensuring that unauthorized users cannot access protected API endpoints. Additionally, you will learn how to test these endpoints using Postman and a simple JavaScript client. By the end of the lesson, you will have a fully functioning Spring Boot application that uses JWT for authentication, making it secure and scalable.</w:t>
      </w:r>
    </w:p>
    <w:p w14:paraId="24A12E8C" w14:textId="77777777" w:rsidR="00AC559C" w:rsidRDefault="00AC559C"/>
    <w:p w14:paraId="63946FED" w14:textId="60DCE8E5" w:rsidR="00CC1A1D" w:rsidRPr="00CC1A1D" w:rsidRDefault="00CC1A1D">
      <w:pPr>
        <w:rPr>
          <w:b/>
          <w:bCs/>
        </w:rPr>
      </w:pPr>
      <w:r w:rsidRPr="00CC1A1D">
        <w:rPr>
          <w:b/>
          <w:bCs/>
        </w:rPr>
        <w:t>Objectives</w:t>
      </w:r>
    </w:p>
    <w:p w14:paraId="3C26BF38" w14:textId="77777777" w:rsidR="00CC1A1D" w:rsidRDefault="00CC1A1D"/>
    <w:p w14:paraId="2B3A895D" w14:textId="0CA9C822" w:rsidR="00CC1A1D" w:rsidRDefault="00CC1A1D" w:rsidP="00CC1A1D">
      <w:r>
        <w:t>1. Explain the structure and use of a JWT: Students will be able to explain the structure of a JSON Web Token (JWT), including the header, payload, and signature, and describe how JWT is used in authentication and authorization.</w:t>
      </w:r>
    </w:p>
    <w:p w14:paraId="7FB472E6" w14:textId="77777777" w:rsidR="00CC1A1D" w:rsidRDefault="00CC1A1D" w:rsidP="00CC1A1D"/>
    <w:p w14:paraId="48A8D1A6" w14:textId="59C9AC44" w:rsidR="00CC1A1D" w:rsidRDefault="00CC1A1D" w:rsidP="00CC1A1D">
      <w:r>
        <w:t>2. Integrate JWT Authentication in Spring Boot: Students will be able to integrate JWT into a Spring Boot application to secure REST API endpoints, configuring the appropriate dependencies and settings in the application.</w:t>
      </w:r>
    </w:p>
    <w:p w14:paraId="0F7F9CF5" w14:textId="77777777" w:rsidR="00CC1A1D" w:rsidRDefault="00CC1A1D" w:rsidP="00CC1A1D"/>
    <w:p w14:paraId="2DB519B4" w14:textId="61E843A5" w:rsidR="00CC1A1D" w:rsidRDefault="00CC1A1D" w:rsidP="00CC1A1D">
      <w:r>
        <w:t>3. Generate and Validate JWT Tokens: Students will be able to implement the `</w:t>
      </w:r>
      <w:proofErr w:type="spellStart"/>
      <w:r>
        <w:t>JwtTokenProvider</w:t>
      </w:r>
      <w:proofErr w:type="spellEnd"/>
      <w:r>
        <w:t>` class to generate and validate JWT tokens, including handling token expiration and signature verification.</w:t>
      </w:r>
    </w:p>
    <w:p w14:paraId="17A7D8CC" w14:textId="77777777" w:rsidR="00CC1A1D" w:rsidRDefault="00CC1A1D" w:rsidP="00CC1A1D"/>
    <w:p w14:paraId="1D34CBC0" w14:textId="31AE4425" w:rsidR="00CC1A1D" w:rsidRDefault="00CC1A1D" w:rsidP="00CC1A1D">
      <w:r>
        <w:t>4. Secure API Endpoints Using JWT: Students will be able to modify existing controllers (e.g., `</w:t>
      </w:r>
      <w:proofErr w:type="spellStart"/>
      <w:r>
        <w:t>UsersController</w:t>
      </w:r>
      <w:proofErr w:type="spellEnd"/>
      <w:r>
        <w:t>` and `</w:t>
      </w:r>
      <w:proofErr w:type="spellStart"/>
      <w:r>
        <w:t>OrdersController</w:t>
      </w:r>
      <w:proofErr w:type="spellEnd"/>
      <w:r>
        <w:t>`) to require authentication via JWT tokens, ensuring that only authenticated users can access protected resources.</w:t>
      </w:r>
    </w:p>
    <w:p w14:paraId="0D793CBA" w14:textId="77777777" w:rsidR="00CC1A1D" w:rsidRDefault="00CC1A1D" w:rsidP="00CC1A1D"/>
    <w:p w14:paraId="7F1B52FB" w14:textId="6FB22286" w:rsidR="00CC1A1D" w:rsidRDefault="00CC1A1D" w:rsidP="00CC1A1D">
      <w:r>
        <w:t>5. Implement JWT Filters in Spring Security: Students will be able to implement and configure a `</w:t>
      </w:r>
      <w:proofErr w:type="spellStart"/>
      <w:r>
        <w:t>JwtAuthenticationFilter</w:t>
      </w:r>
      <w:proofErr w:type="spellEnd"/>
      <w:r>
        <w:t>` in Spring Security to intercept and validate incoming requests containing JWT tokens.</w:t>
      </w:r>
    </w:p>
    <w:p w14:paraId="564B55DA" w14:textId="77777777" w:rsidR="00CC1A1D" w:rsidRDefault="00CC1A1D" w:rsidP="00CC1A1D"/>
    <w:p w14:paraId="5451999E" w14:textId="72E268B1" w:rsidR="00CC1A1D" w:rsidRDefault="00CC1A1D" w:rsidP="00CC1A1D">
      <w:r>
        <w:t>6. Test API Security: Students will be able to test secured REST API endpoints using Postman and a simple JavaScript client, ensuring that JWT tokens are correctly handled in both login and authorization scenarios.</w:t>
      </w:r>
    </w:p>
    <w:p w14:paraId="75CD8B87" w14:textId="77777777" w:rsidR="00CC1A1D" w:rsidRDefault="00CC1A1D" w:rsidP="00CC1A1D"/>
    <w:p w14:paraId="4F2673DB" w14:textId="583110E8" w:rsidR="00AA734E" w:rsidRDefault="00CC1A1D" w:rsidP="00AA734E">
      <w:pPr>
        <w:pStyle w:val="Heading1"/>
      </w:pPr>
      <w:bookmarkStart w:id="2" w:name="_Toc178064192"/>
      <w:r>
        <w:t>Improve an Existing Application</w:t>
      </w:r>
      <w:bookmarkEnd w:id="2"/>
      <w:r>
        <w:t xml:space="preserve"> </w:t>
      </w:r>
    </w:p>
    <w:p w14:paraId="4E48C607" w14:textId="6D628066" w:rsidR="00CC1A1D" w:rsidRDefault="00AC559C" w:rsidP="003A5CFB">
      <w:pPr>
        <w:spacing w:before="100" w:beforeAutospacing="1" w:after="100" w:afterAutospacing="1"/>
      </w:pPr>
      <w:r>
        <w:t xml:space="preserve">In this activity we are going to start with a Java Spring Boot REST API application that has no security. We will then add security configuration using JWT, </w:t>
      </w:r>
      <w:r w:rsidR="00543F5E">
        <w:t>JSON</w:t>
      </w:r>
      <w:r>
        <w:t xml:space="preserve"> Web Tokens.</w:t>
      </w:r>
      <w:r w:rsidR="003A5CFB">
        <w:t xml:space="preserve"> </w:t>
      </w:r>
      <w:r w:rsidR="003A5CFB" w:rsidRPr="00865322">
        <w:t xml:space="preserve">As </w:t>
      </w:r>
      <w:r w:rsidR="003A5CFB">
        <w:t xml:space="preserve">an </w:t>
      </w:r>
      <w:r w:rsidR="003A5CFB" w:rsidRPr="00865322">
        <w:t xml:space="preserve">experienced developer in building RESTful API controllers using Spring Boot, you already have a solid foundation in creating APIs. Today, we will </w:t>
      </w:r>
      <w:r w:rsidR="003A5CFB">
        <w:t>secure the API service with JSON Web Tokens (JWT)</w:t>
      </w:r>
      <w:r w:rsidR="003A5CFB" w:rsidRPr="00865322">
        <w:t>.</w:t>
      </w:r>
    </w:p>
    <w:p w14:paraId="1D183DDB" w14:textId="77777777" w:rsidR="00865322" w:rsidRPr="00865322" w:rsidRDefault="00865322" w:rsidP="00AB7EA1">
      <w:pPr>
        <w:pStyle w:val="Heading2"/>
        <w:rPr>
          <w:rFonts w:eastAsia="Times New Roman"/>
        </w:rPr>
      </w:pPr>
      <w:bookmarkStart w:id="3" w:name="_Toc178064193"/>
      <w:r w:rsidRPr="00865322">
        <w:rPr>
          <w:rFonts w:eastAsia="Times New Roman"/>
        </w:rPr>
        <w:t>What is JWT?</w:t>
      </w:r>
      <w:bookmarkEnd w:id="3"/>
    </w:p>
    <w:p w14:paraId="4609C590" w14:textId="449FF745" w:rsidR="00865322" w:rsidRPr="00865322" w:rsidRDefault="00865322" w:rsidP="00865322">
      <w:pPr>
        <w:spacing w:before="100" w:beforeAutospacing="1" w:after="100" w:afterAutospacing="1"/>
      </w:pPr>
      <w:r w:rsidRPr="00865322">
        <w:t xml:space="preserve">JSON Web Tokens (JWT) is a standard </w:t>
      </w:r>
      <w:r>
        <w:t xml:space="preserve">technique to authenticate users of a REST API and limit access to API endpoints to authorized users. </w:t>
      </w:r>
      <w:r w:rsidR="0004439B">
        <w:t>Each request from a client includes a string of characters, called a token, that tells the server who the request is coming from</w:t>
      </w:r>
      <w:r w:rsidR="00DE4B31">
        <w:t>, as seen in Figure 1</w:t>
      </w:r>
      <w:r w:rsidR="0004439B">
        <w:t xml:space="preserve">. It has the same effect as if the client passed an encrypted password with each request.  </w:t>
      </w:r>
    </w:p>
    <w:p w14:paraId="0B3F70B4" w14:textId="34AB9625" w:rsidR="007231D9" w:rsidRDefault="003A5CFB" w:rsidP="00F469DB">
      <w:pPr>
        <w:pStyle w:val="NoSpacing"/>
      </w:pPr>
      <w:r>
        <w:rPr>
          <w:noProof/>
          <w14:ligatures w14:val="standardContextual"/>
        </w:rPr>
        <mc:AlternateContent>
          <mc:Choice Requires="wps">
            <w:drawing>
              <wp:anchor distT="0" distB="0" distL="114300" distR="114300" simplePos="0" relativeHeight="251657216" behindDoc="0" locked="0" layoutInCell="1" allowOverlap="1" wp14:anchorId="35ABDDF6" wp14:editId="239A65EC">
                <wp:simplePos x="0" y="0"/>
                <wp:positionH relativeFrom="column">
                  <wp:posOffset>363338</wp:posOffset>
                </wp:positionH>
                <wp:positionV relativeFrom="paragraph">
                  <wp:posOffset>795727</wp:posOffset>
                </wp:positionV>
                <wp:extent cx="302077" cy="198755"/>
                <wp:effectExtent l="0" t="0" r="0" b="0"/>
                <wp:wrapNone/>
                <wp:docPr id="1166128362" name="Triangle 4"/>
                <wp:cNvGraphicFramePr/>
                <a:graphic xmlns:a="http://schemas.openxmlformats.org/drawingml/2006/main">
                  <a:graphicData uri="http://schemas.microsoft.com/office/word/2010/wordprocessingShape">
                    <wps:wsp>
                      <wps:cNvSpPr/>
                      <wps:spPr>
                        <a:xfrm>
                          <a:off x="0" y="0"/>
                          <a:ext cx="302077" cy="198755"/>
                        </a:xfrm>
                        <a:prstGeom prst="triangle">
                          <a:avLst/>
                        </a:prstGeom>
                        <a:solidFill>
                          <a:srgbClr val="FFC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415020" w14:textId="77777777" w:rsidR="003A5CFB" w:rsidRDefault="003A5CFB" w:rsidP="003A5C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ABDDF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4" o:spid="_x0000_s1026" type="#_x0000_t5" style="position:absolute;margin-left:28.6pt;margin-top:62.65pt;width:23.8pt;height:15.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" fillcolor="#ffc000" stroked="f" strokeweight="1pt">
                <v:textbox>
                  <w:txbxContent>
                    <w:p w14:paraId="10415020" w14:textId="77777777" w:rsidR="003A5CFB" w:rsidRDefault="003A5CFB" w:rsidP="003A5CFB">
                      <w:pPr>
                        <w:jc w:val="center"/>
                      </w:pPr>
                    </w:p>
                  </w:txbxContent>
                </v:textbox>
              </v:shape>
            </w:pict>
          </mc:Fallback>
        </mc:AlternateContent>
      </w:r>
      <w:r w:rsidR="007231D9">
        <w:rPr>
          <w:noProof/>
        </w:rPr>
        <mc:AlternateContent>
          <mc:Choice Requires="wpg">
            <w:drawing>
              <wp:inline distT="0" distB="0" distL="0" distR="0" wp14:anchorId="1DC373CE" wp14:editId="7C89889A">
                <wp:extent cx="4008755" cy="3227705"/>
                <wp:effectExtent l="0" t="0" r="17145" b="23495"/>
                <wp:docPr id="1691582549" name="Group 14"/>
                <wp:cNvGraphicFramePr/>
                <a:graphic xmlns:a="http://schemas.openxmlformats.org/drawingml/2006/main">
                  <a:graphicData uri="http://schemas.microsoft.com/office/word/2010/wordprocessingGroup">
                    <wpg:wgp>
                      <wpg:cNvGrpSpPr/>
                      <wpg:grpSpPr>
                        <a:xfrm>
                          <a:off x="0" y="0"/>
                          <a:ext cx="4008755" cy="3227705"/>
                          <a:chOff x="0" y="0"/>
                          <a:chExt cx="4008755" cy="3227705"/>
                        </a:xfrm>
                      </wpg:grpSpPr>
                      <wpg:grpSp>
                        <wpg:cNvPr id="501642091" name="Group 13"/>
                        <wpg:cNvGrpSpPr/>
                        <wpg:grpSpPr>
                          <a:xfrm>
                            <a:off x="0" y="0"/>
                            <a:ext cx="4008755" cy="3227705"/>
                            <a:chOff x="0" y="0"/>
                            <a:chExt cx="4009369" cy="3227705"/>
                          </a:xfrm>
                        </wpg:grpSpPr>
                        <wpg:grpSp>
                          <wpg:cNvPr id="952841018" name="Group 11"/>
                          <wpg:cNvGrpSpPr/>
                          <wpg:grpSpPr>
                            <a:xfrm>
                              <a:off x="0" y="0"/>
                              <a:ext cx="3704590" cy="3227705"/>
                              <a:chOff x="0" y="0"/>
                              <a:chExt cx="3704917" cy="3228155"/>
                            </a:xfrm>
                          </wpg:grpSpPr>
                          <wps:wsp>
                            <wps:cNvPr id="1019383261" name="Rectangle 2"/>
                            <wps:cNvSpPr/>
                            <wps:spPr>
                              <a:xfrm>
                                <a:off x="22485" y="2593298"/>
                                <a:ext cx="1094282" cy="58044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B7079C" w14:textId="622ECDFF" w:rsidR="0056388C" w:rsidRDefault="0056388C" w:rsidP="0056388C">
                                  <w:pPr>
                                    <w:jc w:val="center"/>
                                  </w:pPr>
                                  <w:r>
                                    <w:t>displayOrders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9741547" name="Oval 8"/>
                            <wps:cNvSpPr/>
                            <wps:spPr>
                              <a:xfrm>
                                <a:off x="2608288" y="2061147"/>
                                <a:ext cx="1049655" cy="659568"/>
                              </a:xfrm>
                              <a:prstGeom prst="ellipse">
                                <a:avLst/>
                              </a:prstGeom>
                              <a:solidFill>
                                <a:schemeClr val="bg1"/>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026642" name="Rectangle 2"/>
                            <wps:cNvSpPr/>
                            <wps:spPr>
                              <a:xfrm>
                                <a:off x="2548328" y="1431560"/>
                                <a:ext cx="1041510" cy="580390"/>
                              </a:xfrm>
                              <a:prstGeom prst="rect">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B88CD5" w14:textId="10B45E67" w:rsidR="00F255D2" w:rsidRDefault="00F255D2" w:rsidP="00F255D2">
                                  <w:pPr>
                                    <w:jc w:val="center"/>
                                  </w:pPr>
                                  <w:r>
                                    <w:t>showOrders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9029205" name="Right Arrow 7"/>
                            <wps:cNvSpPr/>
                            <wps:spPr>
                              <a:xfrm>
                                <a:off x="914400" y="1661618"/>
                                <a:ext cx="1693888" cy="246380"/>
                              </a:xfrm>
                              <a:prstGeom prst="rightArrow">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428028" name="Rectangle 2"/>
                            <wps:cNvSpPr/>
                            <wps:spPr>
                              <a:xfrm>
                                <a:off x="0" y="0"/>
                                <a:ext cx="1001754" cy="58039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58DDC5" w14:textId="25BB55DC" w:rsidR="00F255D2" w:rsidRDefault="00F255D2" w:rsidP="00F255D2">
                                  <w:pPr>
                                    <w:jc w:val="center"/>
                                  </w:pPr>
                                  <w:r>
                                    <w:t>doLogin (user, pass)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5982441" name="Rectangle 2"/>
                            <wps:cNvSpPr/>
                            <wps:spPr>
                              <a:xfrm>
                                <a:off x="2548328" y="0"/>
                                <a:ext cx="1041510" cy="580390"/>
                              </a:xfrm>
                              <a:prstGeom prst="rect">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03E0CA" w14:textId="243EA7EB" w:rsidR="00F255D2" w:rsidRDefault="00F255D2" w:rsidP="00F255D2">
                                  <w:pPr>
                                    <w:jc w:val="center"/>
                                  </w:pPr>
                                  <w:r>
                                    <w:t>processLogin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713834" name="Rectangle 2"/>
                            <wps:cNvSpPr/>
                            <wps:spPr>
                              <a:xfrm>
                                <a:off x="14990" y="1431560"/>
                                <a:ext cx="985962" cy="58044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191E5E" w14:textId="7340945E" w:rsidR="00F255D2" w:rsidRDefault="00F255D2" w:rsidP="00F255D2">
                                  <w:pPr>
                                    <w:jc w:val="center"/>
                                  </w:pPr>
                                  <w:r>
                                    <w:t>getOrders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2949465" name="Triangle 4"/>
                            <wps:cNvSpPr/>
                            <wps:spPr>
                              <a:xfrm>
                                <a:off x="3402767" y="487180"/>
                                <a:ext cx="302150" cy="198783"/>
                              </a:xfrm>
                              <a:prstGeom prst="triangl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CF6AD72" w14:textId="1404E8AA" w:rsidR="00F255D2" w:rsidRDefault="00F255D2" w:rsidP="00F255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614626" name="Triangle 4"/>
                            <wps:cNvSpPr/>
                            <wps:spPr>
                              <a:xfrm>
                                <a:off x="1446551" y="1716374"/>
                                <a:ext cx="302150" cy="198783"/>
                              </a:xfrm>
                              <a:prstGeom prst="triangle">
                                <a:avLst/>
                              </a:prstGeom>
                              <a:solidFill>
                                <a:srgbClr val="FFC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D7B2193" w14:textId="77777777" w:rsidR="00F255D2" w:rsidRDefault="00F255D2" w:rsidP="00F255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491948" name="Left Arrow 5"/>
                            <wps:cNvSpPr/>
                            <wps:spPr>
                              <a:xfrm>
                                <a:off x="874634" y="732228"/>
                                <a:ext cx="1892410" cy="262393"/>
                              </a:xfrm>
                              <a:prstGeom prst="leftArrow">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2961902" name="Triangle 4"/>
                            <wps:cNvSpPr/>
                            <wps:spPr>
                              <a:xfrm>
                                <a:off x="1184223" y="307298"/>
                                <a:ext cx="1331070" cy="949407"/>
                              </a:xfrm>
                              <a:prstGeom prst="triangl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748F836" w14:textId="74F6B900" w:rsidR="00F255D2" w:rsidRPr="00F255D2" w:rsidRDefault="00F255D2" w:rsidP="00F255D2">
                                  <w:pPr>
                                    <w:jc w:val="center"/>
                                    <w:rPr>
                                      <w:sz w:val="16"/>
                                      <w:szCs w:val="16"/>
                                    </w:rPr>
                                  </w:pPr>
                                  <w:r w:rsidRPr="00F255D2">
                                    <w:rPr>
                                      <w:sz w:val="16"/>
                                      <w:szCs w:val="16"/>
                                    </w:rPr>
                                    <w:t>4!C^$%C02</w:t>
                                  </w:r>
                                  <w:r>
                                    <w:rPr>
                                      <w:sz w:val="16"/>
                                      <w:szCs w:val="16"/>
                                    </w:rPr>
                                    <w:t>M6^22_X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3805848" name="Text Box 6"/>
                            <wps:cNvSpPr txBox="1"/>
                            <wps:spPr>
                              <a:xfrm>
                                <a:off x="1319134" y="457200"/>
                                <a:ext cx="556592" cy="278240"/>
                              </a:xfrm>
                              <a:prstGeom prst="rect">
                                <a:avLst/>
                              </a:prstGeom>
                              <a:solidFill>
                                <a:schemeClr val="lt1"/>
                              </a:solidFill>
                              <a:ln w="6350">
                                <a:solidFill>
                                  <a:prstClr val="black"/>
                                </a:solidFill>
                              </a:ln>
                            </wps:spPr>
                            <wps:txbx>
                              <w:txbxContent>
                                <w:p w14:paraId="07F755FD" w14:textId="3856CB97" w:rsidR="00F255D2" w:rsidRDefault="00F255D2">
                                  <w:r>
                                    <w:t>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7369568" name="Triangle 4"/>
                            <wps:cNvSpPr/>
                            <wps:spPr>
                              <a:xfrm>
                                <a:off x="3402767" y="1903751"/>
                                <a:ext cx="302150" cy="198783"/>
                              </a:xfrm>
                              <a:prstGeom prst="triangl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82C05D" w14:textId="77777777" w:rsidR="00F255D2" w:rsidRDefault="00F255D2" w:rsidP="00F255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0268647" name="Triangle 4"/>
                            <wps:cNvSpPr/>
                            <wps:spPr>
                              <a:xfrm>
                                <a:off x="2780675" y="2293495"/>
                                <a:ext cx="302150" cy="198783"/>
                              </a:xfrm>
                              <a:prstGeom prst="triangle">
                                <a:avLst/>
                              </a:prstGeom>
                              <a:solidFill>
                                <a:srgbClr val="FFC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1E9E7A" w14:textId="77777777" w:rsidR="0056388C" w:rsidRDefault="0056388C" w:rsidP="005638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2074731" name="Triangle 4"/>
                            <wps:cNvSpPr/>
                            <wps:spPr>
                              <a:xfrm>
                                <a:off x="3125449" y="2278505"/>
                                <a:ext cx="302150" cy="198783"/>
                              </a:xfrm>
                              <a:prstGeom prst="triangl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4DB202" w14:textId="77777777" w:rsidR="0056388C" w:rsidRDefault="0056388C" w:rsidP="005638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27732" name="Text Box 9"/>
                            <wps:cNvSpPr txBox="1"/>
                            <wps:spPr>
                              <a:xfrm>
                                <a:off x="2765684" y="2578308"/>
                                <a:ext cx="747428" cy="292308"/>
                              </a:xfrm>
                              <a:prstGeom prst="rect">
                                <a:avLst/>
                              </a:prstGeom>
                              <a:solidFill>
                                <a:schemeClr val="lt1"/>
                              </a:solidFill>
                              <a:ln w="6350">
                                <a:solidFill>
                                  <a:prstClr val="black"/>
                                </a:solidFill>
                              </a:ln>
                            </wps:spPr>
                            <wps:txbx>
                              <w:txbxContent>
                                <w:p w14:paraId="2EF3B4CD" w14:textId="1F02722E" w:rsidR="0056388C" w:rsidRDefault="0056388C">
                                  <w:r>
                                    <w:t>compare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2885619" name="Left Arrow 5"/>
                            <wps:cNvSpPr/>
                            <wps:spPr>
                              <a:xfrm>
                                <a:off x="874634" y="2965762"/>
                                <a:ext cx="1892410" cy="262393"/>
                              </a:xfrm>
                              <a:prstGeom prst="leftArrow">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2738559" name="Text Box 10"/>
                            <wps:cNvSpPr txBox="1"/>
                            <wps:spPr>
                              <a:xfrm>
                                <a:off x="1319135" y="2492179"/>
                                <a:ext cx="703934" cy="578454"/>
                              </a:xfrm>
                              <a:prstGeom prst="rect">
                                <a:avLst/>
                              </a:prstGeom>
                              <a:solidFill>
                                <a:schemeClr val="lt1"/>
                              </a:solidFill>
                              <a:ln w="6350">
                                <a:solidFill>
                                  <a:prstClr val="black"/>
                                </a:solidFill>
                              </a:ln>
                            </wps:spPr>
                            <wps:txbx>
                              <w:txbxContent>
                                <w:p w14:paraId="3A3FC7DF" w14:textId="77777777" w:rsidR="003A5CFB" w:rsidRPr="003A5CFB" w:rsidRDefault="0056388C">
                                  <w:pPr>
                                    <w:rPr>
                                      <w:sz w:val="15"/>
                                      <w:szCs w:val="15"/>
                                    </w:rPr>
                                  </w:pPr>
                                  <w:r w:rsidRPr="003A5CFB">
                                    <w:rPr>
                                      <w:sz w:val="15"/>
                                      <w:szCs w:val="15"/>
                                    </w:rPr>
                                    <w:t xml:space="preserve">{ </w:t>
                                  </w:r>
                                </w:p>
                                <w:p w14:paraId="4C67B154" w14:textId="24E7264D" w:rsidR="0056388C" w:rsidRPr="003A5CFB" w:rsidRDefault="003A5CFB">
                                  <w:pPr>
                                    <w:rPr>
                                      <w:sz w:val="15"/>
                                      <w:szCs w:val="15"/>
                                    </w:rPr>
                                  </w:pPr>
                                  <w:r w:rsidRPr="003A5CFB">
                                    <w:rPr>
                                      <w:sz w:val="15"/>
                                      <w:szCs w:val="15"/>
                                    </w:rPr>
                                    <w:t xml:space="preserve">  </w:t>
                                  </w:r>
                                  <w:r w:rsidR="0056388C" w:rsidRPr="003A5CFB">
                                    <w:rPr>
                                      <w:sz w:val="15"/>
                                      <w:szCs w:val="15"/>
                                    </w:rPr>
                                    <w:t xml:space="preserve">order: </w:t>
                                  </w:r>
                                  <w:r w:rsidRPr="003A5CFB">
                                    <w:rPr>
                                      <w:sz w:val="15"/>
                                      <w:szCs w:val="15"/>
                                    </w:rPr>
                                    <w:t>1</w:t>
                                  </w:r>
                                  <w:r w:rsidR="0056388C" w:rsidRPr="003A5CFB">
                                    <w:rPr>
                                      <w:sz w:val="15"/>
                                      <w:szCs w:val="15"/>
                                    </w:rPr>
                                    <w:t>,</w:t>
                                  </w:r>
                                </w:p>
                                <w:p w14:paraId="4DD17B24" w14:textId="04767BB1" w:rsidR="003A5CFB" w:rsidRPr="003A5CFB" w:rsidRDefault="003A5CFB">
                                  <w:pPr>
                                    <w:rPr>
                                      <w:sz w:val="15"/>
                                      <w:szCs w:val="15"/>
                                    </w:rPr>
                                  </w:pPr>
                                  <w:r w:rsidRPr="003A5CFB">
                                    <w:rPr>
                                      <w:sz w:val="15"/>
                                      <w:szCs w:val="15"/>
                                    </w:rPr>
                                    <w:t xml:space="preserve">  </w:t>
                                  </w:r>
                                  <w:r w:rsidR="0012349D" w:rsidRPr="003A5CFB">
                                    <w:rPr>
                                      <w:sz w:val="15"/>
                                      <w:szCs w:val="15"/>
                                    </w:rPr>
                                    <w:t>o</w:t>
                                  </w:r>
                                  <w:r w:rsidR="0056388C" w:rsidRPr="003A5CFB">
                                    <w:rPr>
                                      <w:sz w:val="15"/>
                                      <w:szCs w:val="15"/>
                                    </w:rPr>
                                    <w:t xml:space="preserve">rder:2 etc </w:t>
                                  </w:r>
                                </w:p>
                                <w:p w14:paraId="2EFC9BC8" w14:textId="0318145A" w:rsidR="0056388C" w:rsidRPr="003A5CFB" w:rsidRDefault="0056388C">
                                  <w:pPr>
                                    <w:rPr>
                                      <w:sz w:val="15"/>
                                      <w:szCs w:val="15"/>
                                    </w:rPr>
                                  </w:pPr>
                                  <w:r w:rsidRPr="003A5CFB">
                                    <w:rPr>
                                      <w:sz w:val="15"/>
                                      <w:szCs w:val="15"/>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07065671" name="Text Box 12"/>
                          <wps:cNvSpPr txBox="1"/>
                          <wps:spPr>
                            <a:xfrm>
                              <a:off x="2908537" y="734518"/>
                              <a:ext cx="1100832" cy="434715"/>
                            </a:xfrm>
                            <a:prstGeom prst="rect">
                              <a:avLst/>
                            </a:prstGeom>
                            <a:solidFill>
                              <a:schemeClr val="lt1"/>
                            </a:solidFill>
                            <a:ln w="6350">
                              <a:solidFill>
                                <a:prstClr val="black"/>
                              </a:solidFill>
                            </a:ln>
                          </wps:spPr>
                          <wps:txbx>
                            <w:txbxContent>
                              <w:p w14:paraId="573F5853" w14:textId="451BB0BF" w:rsidR="0012349D" w:rsidRPr="00B24557" w:rsidRDefault="003A5CFB">
                                <w:pPr>
                                  <w:rPr>
                                    <w:sz w:val="20"/>
                                    <w:szCs w:val="20"/>
                                  </w:rPr>
                                </w:pPr>
                                <w:r>
                                  <w:rPr>
                                    <w:sz w:val="20"/>
                                    <w:szCs w:val="20"/>
                                  </w:rPr>
                                  <w:t>Generate a</w:t>
                                </w:r>
                                <w:r w:rsidR="00B24557" w:rsidRPr="00B24557">
                                  <w:rPr>
                                    <w:sz w:val="20"/>
                                    <w:szCs w:val="20"/>
                                  </w:rPr>
                                  <w:t xml:space="preserve"> token </w:t>
                                </w:r>
                                <w:r>
                                  <w:rPr>
                                    <w:sz w:val="20"/>
                                    <w:szCs w:val="20"/>
                                  </w:rPr>
                                  <w:t>in reply</w:t>
                                </w:r>
                                <w:r w:rsidR="00B24557" w:rsidRPr="00B24557">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9731324" name="Text Box 12"/>
                          <wps:cNvSpPr txBox="1"/>
                          <wps:spPr>
                            <a:xfrm>
                              <a:off x="1184223" y="1926236"/>
                              <a:ext cx="883920" cy="464695"/>
                            </a:xfrm>
                            <a:prstGeom prst="rect">
                              <a:avLst/>
                            </a:prstGeom>
                            <a:solidFill>
                              <a:schemeClr val="lt1"/>
                            </a:solidFill>
                            <a:ln w="6350">
                              <a:solidFill>
                                <a:prstClr val="black"/>
                              </a:solidFill>
                            </a:ln>
                          </wps:spPr>
                          <wps:txbx>
                            <w:txbxContent>
                              <w:p w14:paraId="1A658C78" w14:textId="35CA919A" w:rsidR="0012349D" w:rsidRDefault="0012349D" w:rsidP="0012349D">
                                <w:r>
                                  <w:t>Request with 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56214724" name="Right Arrow 7"/>
                        <wps:cNvSpPr/>
                        <wps:spPr>
                          <a:xfrm>
                            <a:off x="921895" y="59961"/>
                            <a:ext cx="1693479" cy="246346"/>
                          </a:xfrm>
                          <a:prstGeom prst="rightArrow">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DC373CE" id="Group 14" o:spid="_x0000_s1027" style="width:315.65pt;height:254.15pt;mso-position-horizontal-relative:char;mso-position-vertical-relative:line" coordsize="40087,32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">
                <v:group id="Group 13" o:spid="_x0000_s1028" style="position:absolute;width:40087;height:32277" coordsize="40093,32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">
                  <v:group id="Group 11" o:spid="_x0000_s1029" style="position:absolute;width:37045;height:32277" coordsize="37049,32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">
                    <v:rect id="Rectangle 2" o:spid="_x0000_s1030" style="position:absolute;left:224;top:25932;width:10943;height:5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" fillcolor="#4472c4 [3204]" stroked="f" strokeweight="1pt">
                      <v:textbox>
                        <w:txbxContent>
                          <w:p w14:paraId="0CB7079C" w14:textId="622ECDFF" w:rsidR="0056388C" w:rsidRDefault="0056388C" w:rsidP="0056388C">
                            <w:pPr>
                              <w:jc w:val="center"/>
                            </w:pPr>
                            <w:r>
                              <w:t>displayOrders</w:t>
                            </w:r>
                          </w:p>
                        </w:txbxContent>
                      </v:textbox>
                    </v:rect>
                    <v:oval id="Oval 8" o:spid="_x0000_s1031" style="position:absolute;left:26082;top:20611;width:10497;height:6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" fillcolor="white [3212]" strokecolor="#d8d8d8 [2732]" strokeweight="1pt">
                      <v:stroke joinstyle="miter"/>
                    </v:oval>
                    <v:rect id="Rectangle 2" o:spid="_x0000_s1032" style="position:absolute;left:25483;top:14315;width:10415;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" fillcolor="#538135 [2409]" stroked="f" strokeweight="1pt">
                      <v:textbox>
                        <w:txbxContent>
                          <w:p w14:paraId="7EB88CD5" w14:textId="10B45E67" w:rsidR="00F255D2" w:rsidRDefault="00F255D2" w:rsidP="00F255D2">
                            <w:pPr>
                              <w:jc w:val="center"/>
                            </w:pPr>
                            <w:r>
                              <w:t>showOrders</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 o:spid="_x0000_s1033" type="#_x0000_t13" style="position:absolute;left:9144;top:16616;width:16938;height:2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" adj="20029" fillcolor="#bf8f00 [2407]" strokecolor="#09101d [484]" strokeweight="1pt"/>
                    <v:rect id="Rectangle 2" o:spid="_x0000_s1034" style="position:absolute;width:10017;height:5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" fillcolor="#4472c4 [3204]" stroked="f" strokeweight="1pt">
                      <v:textbox>
                        <w:txbxContent>
                          <w:p w14:paraId="5758DDC5" w14:textId="25BB55DC" w:rsidR="00F255D2" w:rsidRDefault="00F255D2" w:rsidP="00F255D2">
                            <w:pPr>
                              <w:jc w:val="center"/>
                            </w:pPr>
                            <w:r>
                              <w:t>doLogin (user, pass)</w:t>
                            </w:r>
                          </w:p>
                        </w:txbxContent>
                      </v:textbox>
                    </v:rect>
                    <v:rect id="Rectangle 2" o:spid="_x0000_s1035" style="position:absolute;left:25483;width:10415;height:5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" fillcolor="#538135 [2409]" stroked="f" strokeweight="1pt">
                      <v:textbox>
                        <w:txbxContent>
                          <w:p w14:paraId="5D03E0CA" w14:textId="243EA7EB" w:rsidR="00F255D2" w:rsidRDefault="00F255D2" w:rsidP="00F255D2">
                            <w:pPr>
                              <w:jc w:val="center"/>
                            </w:pPr>
                            <w:r>
                              <w:t>processLogin</w:t>
                            </w:r>
                          </w:p>
                        </w:txbxContent>
                      </v:textbox>
                    </v:rect>
                    <v:rect id="Rectangle 2" o:spid="_x0000_s1036" style="position:absolute;left:149;top:14315;width:9860;height:5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" fillcolor="#4472c4 [3204]" stroked="f" strokeweight="1pt">
                      <v:textbox>
                        <w:txbxContent>
                          <w:p w14:paraId="56191E5E" w14:textId="7340945E" w:rsidR="00F255D2" w:rsidRDefault="00F255D2" w:rsidP="00F255D2">
                            <w:pPr>
                              <w:jc w:val="center"/>
                            </w:pPr>
                            <w:r>
                              <w:t>getOrders</w:t>
                            </w:r>
                          </w:p>
                        </w:txbxContent>
                      </v:textbox>
                    </v:rect>
                    <v:shape id="_x0000_s1037" type="#_x0000_t5" style="position:absolute;left:34027;top:4871;width:3022;height:1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" fillcolor="#c00000" stroked="f" strokeweight="1pt">
                      <v:textbox>
                        <w:txbxContent>
                          <w:p w14:paraId="2CF6AD72" w14:textId="1404E8AA" w:rsidR="00F255D2" w:rsidRDefault="00F255D2" w:rsidP="00F255D2">
                            <w:pPr>
                              <w:jc w:val="center"/>
                            </w:pPr>
                          </w:p>
                        </w:txbxContent>
                      </v:textbox>
                    </v:shape>
                    <v:shape id="_x0000_s1038" type="#_x0000_t5" style="position:absolute;left:14465;top:17163;width:3022;height:1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" fillcolor="#ffc000" stroked="f" strokeweight="1pt">
                      <v:textbox>
                        <w:txbxContent>
                          <w:p w14:paraId="7D7B2193" w14:textId="77777777" w:rsidR="00F255D2" w:rsidRDefault="00F255D2" w:rsidP="00F255D2">
                            <w:pPr>
                              <w:jc w:val="center"/>
                            </w:pP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5" o:spid="_x0000_s1039" type="#_x0000_t66" style="position:absolute;left:8746;top:7322;width:18924;height:2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" adj="1497" fillcolor="#bf8f00 [2407]" strokecolor="#09101d [484]" strokeweight="1pt"/>
                    <v:shape id="_x0000_s1040" type="#_x0000_t5" style="position:absolute;left:11842;top:3072;width:13310;height:9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" fillcolor="#c00000" stroked="f" strokeweight="1pt">
                      <v:textbox>
                        <w:txbxContent>
                          <w:p w14:paraId="7748F836" w14:textId="74F6B900" w:rsidR="00F255D2" w:rsidRPr="00F255D2" w:rsidRDefault="00F255D2" w:rsidP="00F255D2">
                            <w:pPr>
                              <w:jc w:val="center"/>
                              <w:rPr>
                                <w:sz w:val="16"/>
                                <w:szCs w:val="16"/>
                              </w:rPr>
                            </w:pPr>
                            <w:r w:rsidRPr="00F255D2">
                              <w:rPr>
                                <w:sz w:val="16"/>
                                <w:szCs w:val="16"/>
                              </w:rPr>
                              <w:t>4!C^$%C02</w:t>
                            </w:r>
                            <w:r>
                              <w:rPr>
                                <w:sz w:val="16"/>
                                <w:szCs w:val="16"/>
                              </w:rPr>
                              <w:t>M6^22_X</w:t>
                            </w:r>
                          </w:p>
                        </w:txbxContent>
                      </v:textbox>
                    </v:shape>
                    <v:shapetype id="_x0000_t202" coordsize="21600,21600" o:spt="202" path="m,l,21600r21600,l21600,xe">
                      <v:stroke joinstyle="miter"/>
                      <v:path gradientshapeok="t" o:connecttype="rect"/>
                    </v:shapetype>
                    <v:shape id="Text Box 6" o:spid="_x0000_s1041" type="#_x0000_t202" style="position:absolute;left:13191;top:4572;width:5566;height:2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" fillcolor="white [3201]" strokeweight=".5pt">
                      <v:textbox>
                        <w:txbxContent>
                          <w:p w14:paraId="07F755FD" w14:textId="3856CB97" w:rsidR="00F255D2" w:rsidRDefault="00F255D2">
                            <w:r>
                              <w:t>token</w:t>
                            </w:r>
                          </w:p>
                        </w:txbxContent>
                      </v:textbox>
                    </v:shape>
                    <v:shape id="_x0000_s1042" type="#_x0000_t5" style="position:absolute;left:34027;top:19037;width:3022;height:1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" fillcolor="#c00000" stroked="f" strokeweight="1pt">
                      <v:textbox>
                        <w:txbxContent>
                          <w:p w14:paraId="7382C05D" w14:textId="77777777" w:rsidR="00F255D2" w:rsidRDefault="00F255D2" w:rsidP="00F255D2">
                            <w:pPr>
                              <w:jc w:val="center"/>
                            </w:pPr>
                          </w:p>
                        </w:txbxContent>
                      </v:textbox>
                    </v:shape>
                    <v:shape id="_x0000_s1043" type="#_x0000_t5" style="position:absolute;left:27806;top:22934;width:3022;height:1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" fillcolor="#ffc000" stroked="f" strokeweight="1pt">
                      <v:textbox>
                        <w:txbxContent>
                          <w:p w14:paraId="311E9E7A" w14:textId="77777777" w:rsidR="0056388C" w:rsidRDefault="0056388C" w:rsidP="0056388C">
                            <w:pPr>
                              <w:jc w:val="center"/>
                            </w:pPr>
                          </w:p>
                        </w:txbxContent>
                      </v:textbox>
                    </v:shape>
                    <v:shape id="_x0000_s1044" type="#_x0000_t5" style="position:absolute;left:31254;top:22785;width:3021;height:1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" fillcolor="#c00000" stroked="f" strokeweight="1pt">
                      <v:textbox>
                        <w:txbxContent>
                          <w:p w14:paraId="7F4DB202" w14:textId="77777777" w:rsidR="0056388C" w:rsidRDefault="0056388C" w:rsidP="0056388C">
                            <w:pPr>
                              <w:jc w:val="center"/>
                            </w:pPr>
                          </w:p>
                        </w:txbxContent>
                      </v:textbox>
                    </v:shape>
                    <v:shape id="Text Box 9" o:spid="_x0000_s1045" type="#_x0000_t202" style="position:absolute;left:27656;top:25783;width:7475;height:2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" fillcolor="white [3201]" strokeweight=".5pt">
                      <v:textbox>
                        <w:txbxContent>
                          <w:p w14:paraId="2EF3B4CD" w14:textId="1F02722E" w:rsidR="0056388C" w:rsidRDefault="0056388C">
                            <w:r>
                              <w:t>compare</w:t>
                            </w:r>
                          </w:p>
                        </w:txbxContent>
                      </v:textbox>
                    </v:shape>
                    <v:shape id="Left Arrow 5" o:spid="_x0000_s1046" type="#_x0000_t66" style="position:absolute;left:8746;top:29657;width:18924;height:2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" adj="1497" fillcolor="#bf8f00 [2407]" strokecolor="#09101d [484]" strokeweight="1pt"/>
                    <v:shape id="Text Box 10" o:spid="_x0000_s1047" type="#_x0000_t202" style="position:absolute;left:13191;top:24921;width:7039;height:5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" fillcolor="white [3201]" strokeweight=".5pt">
                      <v:textbox>
                        <w:txbxContent>
                          <w:p w14:paraId="3A3FC7DF" w14:textId="77777777" w:rsidR="003A5CFB" w:rsidRPr="003A5CFB" w:rsidRDefault="0056388C">
                            <w:pPr>
                              <w:rPr>
                                <w:sz w:val="15"/>
                                <w:szCs w:val="15"/>
                              </w:rPr>
                            </w:pPr>
                            <w:r w:rsidRPr="003A5CFB">
                              <w:rPr>
                                <w:sz w:val="15"/>
                                <w:szCs w:val="15"/>
                              </w:rPr>
                              <w:t xml:space="preserve">{ </w:t>
                            </w:r>
                          </w:p>
                          <w:p w14:paraId="4C67B154" w14:textId="24E7264D" w:rsidR="0056388C" w:rsidRPr="003A5CFB" w:rsidRDefault="003A5CFB">
                            <w:pPr>
                              <w:rPr>
                                <w:sz w:val="15"/>
                                <w:szCs w:val="15"/>
                              </w:rPr>
                            </w:pPr>
                            <w:r w:rsidRPr="003A5CFB">
                              <w:rPr>
                                <w:sz w:val="15"/>
                                <w:szCs w:val="15"/>
                              </w:rPr>
                              <w:t xml:space="preserve">  </w:t>
                            </w:r>
                            <w:r w:rsidR="0056388C" w:rsidRPr="003A5CFB">
                              <w:rPr>
                                <w:sz w:val="15"/>
                                <w:szCs w:val="15"/>
                              </w:rPr>
                              <w:t xml:space="preserve">order: </w:t>
                            </w:r>
                            <w:r w:rsidRPr="003A5CFB">
                              <w:rPr>
                                <w:sz w:val="15"/>
                                <w:szCs w:val="15"/>
                              </w:rPr>
                              <w:t>1</w:t>
                            </w:r>
                            <w:r w:rsidR="0056388C" w:rsidRPr="003A5CFB">
                              <w:rPr>
                                <w:sz w:val="15"/>
                                <w:szCs w:val="15"/>
                              </w:rPr>
                              <w:t>,</w:t>
                            </w:r>
                          </w:p>
                          <w:p w14:paraId="4DD17B24" w14:textId="04767BB1" w:rsidR="003A5CFB" w:rsidRPr="003A5CFB" w:rsidRDefault="003A5CFB">
                            <w:pPr>
                              <w:rPr>
                                <w:sz w:val="15"/>
                                <w:szCs w:val="15"/>
                              </w:rPr>
                            </w:pPr>
                            <w:r w:rsidRPr="003A5CFB">
                              <w:rPr>
                                <w:sz w:val="15"/>
                                <w:szCs w:val="15"/>
                              </w:rPr>
                              <w:t xml:space="preserve">  </w:t>
                            </w:r>
                            <w:r w:rsidR="0012349D" w:rsidRPr="003A5CFB">
                              <w:rPr>
                                <w:sz w:val="15"/>
                                <w:szCs w:val="15"/>
                              </w:rPr>
                              <w:t>o</w:t>
                            </w:r>
                            <w:r w:rsidR="0056388C" w:rsidRPr="003A5CFB">
                              <w:rPr>
                                <w:sz w:val="15"/>
                                <w:szCs w:val="15"/>
                              </w:rPr>
                              <w:t xml:space="preserve">rder:2 </w:t>
                            </w:r>
                            <w:r w:rsidR="0056388C" w:rsidRPr="003A5CFB">
                              <w:rPr>
                                <w:sz w:val="15"/>
                                <w:szCs w:val="15"/>
                              </w:rPr>
                              <w:t xml:space="preserve">etc </w:t>
                            </w:r>
                          </w:p>
                          <w:p w14:paraId="2EFC9BC8" w14:textId="0318145A" w:rsidR="0056388C" w:rsidRPr="003A5CFB" w:rsidRDefault="0056388C">
                            <w:pPr>
                              <w:rPr>
                                <w:sz w:val="15"/>
                                <w:szCs w:val="15"/>
                              </w:rPr>
                            </w:pPr>
                            <w:r w:rsidRPr="003A5CFB">
                              <w:rPr>
                                <w:sz w:val="15"/>
                                <w:szCs w:val="15"/>
                              </w:rPr>
                              <w:t>}</w:t>
                            </w:r>
                          </w:p>
                        </w:txbxContent>
                      </v:textbox>
                    </v:shape>
                  </v:group>
                  <v:shape id="Text Box 12" o:spid="_x0000_s1048" type="#_x0000_t202" style="position:absolute;left:29085;top:7345;width:11008;height:4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" fillcolor="white [3201]" strokeweight=".5pt">
                    <v:textbox>
                      <w:txbxContent>
                        <w:p w14:paraId="573F5853" w14:textId="451BB0BF" w:rsidR="0012349D" w:rsidRPr="00B24557" w:rsidRDefault="003A5CFB">
                          <w:pPr>
                            <w:rPr>
                              <w:sz w:val="20"/>
                              <w:szCs w:val="20"/>
                            </w:rPr>
                          </w:pPr>
                          <w:r>
                            <w:rPr>
                              <w:sz w:val="20"/>
                              <w:szCs w:val="20"/>
                            </w:rPr>
                            <w:t>Generate a</w:t>
                          </w:r>
                          <w:r w:rsidR="00B24557" w:rsidRPr="00B24557">
                            <w:rPr>
                              <w:sz w:val="20"/>
                              <w:szCs w:val="20"/>
                            </w:rPr>
                            <w:t xml:space="preserve"> token </w:t>
                          </w:r>
                          <w:r>
                            <w:rPr>
                              <w:sz w:val="20"/>
                              <w:szCs w:val="20"/>
                            </w:rPr>
                            <w:t>in reply</w:t>
                          </w:r>
                          <w:r w:rsidR="00B24557" w:rsidRPr="00B24557">
                            <w:rPr>
                              <w:sz w:val="20"/>
                              <w:szCs w:val="20"/>
                            </w:rPr>
                            <w:t>.</w:t>
                          </w:r>
                        </w:p>
                      </w:txbxContent>
                    </v:textbox>
                  </v:shape>
                  <v:shape id="Text Box 12" o:spid="_x0000_s1049" type="#_x0000_t202" style="position:absolute;left:11842;top:19262;width:8839;height:4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" fillcolor="white [3201]" strokeweight=".5pt">
                    <v:textbox>
                      <w:txbxContent>
                        <w:p w14:paraId="1A658C78" w14:textId="35CA919A" w:rsidR="0012349D" w:rsidRDefault="0012349D" w:rsidP="0012349D">
                          <w:r>
                            <w:t>Request with token</w:t>
                          </w:r>
                        </w:p>
                      </w:txbxContent>
                    </v:textbox>
                  </v:shape>
                </v:group>
                <v:shape id="Right Arrow 7" o:spid="_x0000_s1050" type="#_x0000_t13" style="position:absolute;left:9218;top:599;width:16935;height:2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" adj="20029" fillcolor="#bf8f00 [2407]" strokecolor="#09101d [484]" strokeweight="1pt"/>
                <w10:anchorlock/>
              </v:group>
            </w:pict>
          </mc:Fallback>
        </mc:AlternateContent>
      </w:r>
    </w:p>
    <w:p w14:paraId="72C084A2" w14:textId="535D45E3" w:rsidR="0056388C" w:rsidRDefault="007231D9" w:rsidP="007231D9">
      <w:pPr>
        <w:pStyle w:val="Caption"/>
        <w:rPr>
          <w:b/>
          <w:bCs/>
        </w:rPr>
      </w:pPr>
      <w:r>
        <w:t xml:space="preserve">Figure </w:t>
      </w:r>
      <w:fldSimple w:instr=" SEQ Figure \* ARABIC ">
        <w:r w:rsidR="00125AD6">
          <w:rPr>
            <w:noProof/>
          </w:rPr>
          <w:t>1</w:t>
        </w:r>
      </w:fldSimple>
      <w:r>
        <w:t xml:space="preserve"> </w:t>
      </w:r>
      <w:r w:rsidRPr="00DE4B31">
        <w:rPr>
          <w:i w:val="0"/>
          <w:iCs w:val="0"/>
        </w:rPr>
        <w:t xml:space="preserve">JWT </w:t>
      </w:r>
      <w:r w:rsidR="00F469DB" w:rsidRPr="00DE4B31">
        <w:rPr>
          <w:i w:val="0"/>
          <w:iCs w:val="0"/>
        </w:rPr>
        <w:t xml:space="preserve">authentication </w:t>
      </w:r>
      <w:r w:rsidRPr="00DE4B31">
        <w:rPr>
          <w:i w:val="0"/>
          <w:iCs w:val="0"/>
        </w:rPr>
        <w:t>process visualized.</w:t>
      </w:r>
    </w:p>
    <w:p w14:paraId="719957E6" w14:textId="1BAFEBB9" w:rsidR="00865322" w:rsidRPr="00865322" w:rsidRDefault="00865322" w:rsidP="00AB7EA1">
      <w:pPr>
        <w:pStyle w:val="Heading2"/>
        <w:rPr>
          <w:rFonts w:eastAsia="Times New Roman"/>
        </w:rPr>
      </w:pPr>
      <w:bookmarkStart w:id="4" w:name="_Toc178064194"/>
      <w:r w:rsidRPr="00865322">
        <w:rPr>
          <w:rFonts w:eastAsia="Times New Roman"/>
        </w:rPr>
        <w:t>How Does JWT Work?</w:t>
      </w:r>
      <w:bookmarkEnd w:id="4"/>
    </w:p>
    <w:p w14:paraId="2CEC48A8" w14:textId="0B00BE58" w:rsidR="00F255D2" w:rsidRDefault="00865322" w:rsidP="00DC6D6B">
      <w:pPr>
        <w:pStyle w:val="ListParagraph"/>
        <w:numPr>
          <w:ilvl w:val="0"/>
          <w:numId w:val="33"/>
        </w:numPr>
        <w:spacing w:before="100" w:beforeAutospacing="1" w:after="100" w:afterAutospacing="1"/>
      </w:pPr>
      <w:r w:rsidRPr="00865322">
        <w:t>When a user logs into an application, the server authenticates the user's credentials</w:t>
      </w:r>
      <w:r w:rsidR="00F255D2">
        <w:t xml:space="preserve"> by finding the user information in a database</w:t>
      </w:r>
      <w:r w:rsidRPr="00865322">
        <w:t xml:space="preserve">. </w:t>
      </w:r>
    </w:p>
    <w:p w14:paraId="08787640" w14:textId="12DF1D85" w:rsidR="00F255D2" w:rsidRDefault="00865322" w:rsidP="00DC6D6B">
      <w:pPr>
        <w:pStyle w:val="ListParagraph"/>
        <w:numPr>
          <w:ilvl w:val="0"/>
          <w:numId w:val="33"/>
        </w:numPr>
        <w:spacing w:before="100" w:beforeAutospacing="1" w:after="100" w:afterAutospacing="1"/>
      </w:pPr>
      <w:r w:rsidRPr="00865322">
        <w:lastRenderedPageBreak/>
        <w:t xml:space="preserve">If the credentials are valid, the server </w:t>
      </w:r>
      <w:r w:rsidR="00F255D2">
        <w:t>returns</w:t>
      </w:r>
      <w:r w:rsidRPr="00865322">
        <w:t xml:space="preserve"> a</w:t>
      </w:r>
      <w:r w:rsidR="00F255D2">
        <w:t xml:space="preserve"> unique</w:t>
      </w:r>
      <w:r w:rsidRPr="00865322">
        <w:t xml:space="preserve"> </w:t>
      </w:r>
      <w:r w:rsidR="00F255D2">
        <w:t>token which is a long string</w:t>
      </w:r>
      <w:r w:rsidR="003A5CFB">
        <w:t xml:space="preserve"> of</w:t>
      </w:r>
      <w:r w:rsidR="00F255D2">
        <w:t xml:space="preserve"> </w:t>
      </w:r>
      <w:r w:rsidR="00543F5E" w:rsidRPr="00543F5E">
        <w:t xml:space="preserve">base64 encoded </w:t>
      </w:r>
      <w:r w:rsidR="003A5CFB">
        <w:t>letters</w:t>
      </w:r>
      <w:r w:rsidR="00543F5E" w:rsidRPr="00543F5E">
        <w:t xml:space="preserve"> that consists of the header, payload, and signature.</w:t>
      </w:r>
    </w:p>
    <w:p w14:paraId="5D4B148E" w14:textId="77777777" w:rsidR="003A5CFB" w:rsidRDefault="003A5CFB" w:rsidP="003A5CFB">
      <w:pPr>
        <w:pBdr>
          <w:top w:val="single" w:sz="4" w:space="1" w:color="auto"/>
          <w:left w:val="single" w:sz="4" w:space="4" w:color="auto"/>
          <w:bottom w:val="single" w:sz="4" w:space="1" w:color="auto"/>
          <w:right w:val="single" w:sz="4" w:space="4" w:color="auto"/>
        </w:pBdr>
        <w:spacing w:before="100" w:beforeAutospacing="1" w:after="100" w:afterAutospacing="1"/>
        <w:rPr>
          <w:rFonts w:ascii="Segoe UI" w:hAnsi="Segoe UI" w:cs="Segoe UI"/>
          <w:color w:val="FF0000"/>
          <w:sz w:val="18"/>
          <w:szCs w:val="18"/>
          <w:shd w:val="clear" w:color="auto" w:fill="FFFFFF"/>
        </w:rPr>
      </w:pPr>
      <w:r w:rsidRPr="009142BC">
        <w:rPr>
          <w:rFonts w:ascii="Segoe UI" w:hAnsi="Segoe UI" w:cs="Segoe UI"/>
          <w:color w:val="2F5496" w:themeColor="accent1" w:themeShade="BF"/>
          <w:sz w:val="18"/>
          <w:szCs w:val="18"/>
          <w:shd w:val="clear" w:color="auto" w:fill="FFFFFF"/>
        </w:rPr>
        <w:t>eyJhbGciOiJIUzUxMiJ9</w:t>
      </w:r>
      <w:r>
        <w:rPr>
          <w:rFonts w:ascii="Segoe UI" w:hAnsi="Segoe UI" w:cs="Segoe UI"/>
          <w:color w:val="212121"/>
          <w:sz w:val="18"/>
          <w:szCs w:val="18"/>
          <w:shd w:val="clear" w:color="auto" w:fill="FFFFFF"/>
        </w:rPr>
        <w:t>.</w:t>
      </w:r>
      <w:r w:rsidRPr="009142BC">
        <w:rPr>
          <w:rFonts w:ascii="Segoe UI" w:hAnsi="Segoe UI" w:cs="Segoe UI"/>
          <w:color w:val="70AD47" w:themeColor="accent6"/>
          <w:sz w:val="18"/>
          <w:szCs w:val="18"/>
          <w:shd w:val="clear" w:color="auto" w:fill="FFFFFF"/>
        </w:rPr>
        <w:t>eyJzdWIiOiJzaGFkIiwiaWF0IjoxNzIzMjE0MTA1LCJleHAiOjE3MjMzMDA1MDV9</w:t>
      </w:r>
      <w:r>
        <w:rPr>
          <w:rFonts w:ascii="Segoe UI" w:hAnsi="Segoe UI" w:cs="Segoe UI"/>
          <w:color w:val="212121"/>
          <w:sz w:val="18"/>
          <w:szCs w:val="18"/>
          <w:shd w:val="clear" w:color="auto" w:fill="FFFFFF"/>
        </w:rPr>
        <w:t>.</w:t>
      </w:r>
      <w:r w:rsidRPr="009142BC">
        <w:rPr>
          <w:rFonts w:ascii="Segoe UI" w:hAnsi="Segoe UI" w:cs="Segoe UI"/>
          <w:color w:val="FF0000"/>
          <w:sz w:val="18"/>
          <w:szCs w:val="18"/>
          <w:shd w:val="clear" w:color="auto" w:fill="FFFFFF"/>
        </w:rPr>
        <w:t>5ee3pJ4PPM3BQM3Pv7Sov5NCWFyHz58VZkdrEKIYc_iee3UcHDww2UTabjL1uHJLEnJFZA5C-hqkGI-28fC10w</w:t>
      </w:r>
    </w:p>
    <w:p w14:paraId="42FC36E5" w14:textId="20791FC6" w:rsidR="003A5CFB" w:rsidRPr="003A5CFB" w:rsidRDefault="003A5CFB" w:rsidP="003A5CFB">
      <w:pPr>
        <w:pBdr>
          <w:top w:val="single" w:sz="4" w:space="1" w:color="auto"/>
          <w:left w:val="single" w:sz="4" w:space="4" w:color="auto"/>
          <w:bottom w:val="single" w:sz="4" w:space="1" w:color="auto"/>
          <w:right w:val="single" w:sz="4" w:space="4" w:color="auto"/>
        </w:pBdr>
        <w:spacing w:before="100" w:beforeAutospacing="1" w:after="100" w:afterAutospacing="1"/>
        <w:jc w:val="center"/>
        <w:rPr>
          <w:rFonts w:ascii="Segoe UI" w:hAnsi="Segoe UI" w:cs="Segoe UI"/>
          <w:color w:val="FF0000"/>
          <w:sz w:val="18"/>
          <w:szCs w:val="18"/>
          <w:shd w:val="clear" w:color="auto" w:fill="FFFFFF"/>
        </w:rPr>
      </w:pPr>
      <w:proofErr w:type="gramStart"/>
      <w:r w:rsidRPr="009142BC">
        <w:rPr>
          <w:rFonts w:ascii="Segoe UI" w:hAnsi="Segoe UI" w:cs="Segoe UI"/>
          <w:color w:val="4472C4" w:themeColor="accent1"/>
          <w:sz w:val="18"/>
          <w:szCs w:val="18"/>
          <w:shd w:val="clear" w:color="auto" w:fill="FFFFFF"/>
        </w:rPr>
        <w:t>Header</w:t>
      </w:r>
      <w:r>
        <w:rPr>
          <w:rFonts w:ascii="Segoe UI" w:hAnsi="Segoe UI" w:cs="Segoe UI"/>
          <w:color w:val="4472C4" w:themeColor="accent1"/>
          <w:sz w:val="18"/>
          <w:szCs w:val="18"/>
          <w:shd w:val="clear" w:color="auto" w:fill="FFFFFF"/>
        </w:rPr>
        <w:t xml:space="preserve"> .</w:t>
      </w:r>
      <w:proofErr w:type="gramEnd"/>
      <w:r>
        <w:rPr>
          <w:rFonts w:ascii="Segoe UI" w:hAnsi="Segoe UI" w:cs="Segoe UI"/>
          <w:color w:val="4472C4" w:themeColor="accent1"/>
          <w:sz w:val="18"/>
          <w:szCs w:val="18"/>
          <w:shd w:val="clear" w:color="auto" w:fill="FFFFFF"/>
        </w:rPr>
        <w:t xml:space="preserve"> </w:t>
      </w:r>
      <w:proofErr w:type="gramStart"/>
      <w:r w:rsidRPr="009142BC">
        <w:rPr>
          <w:rFonts w:ascii="Segoe UI" w:hAnsi="Segoe UI" w:cs="Segoe UI"/>
          <w:color w:val="70AD47" w:themeColor="accent6"/>
          <w:sz w:val="18"/>
          <w:szCs w:val="18"/>
          <w:shd w:val="clear" w:color="auto" w:fill="FFFFFF"/>
        </w:rPr>
        <w:t>Payload</w:t>
      </w:r>
      <w:r>
        <w:rPr>
          <w:rFonts w:ascii="Segoe UI" w:hAnsi="Segoe UI" w:cs="Segoe UI"/>
          <w:color w:val="70AD47" w:themeColor="accent6"/>
          <w:sz w:val="18"/>
          <w:szCs w:val="18"/>
          <w:shd w:val="clear" w:color="auto" w:fill="FFFFFF"/>
        </w:rPr>
        <w:t xml:space="preserve"> .</w:t>
      </w:r>
      <w:proofErr w:type="gramEnd"/>
      <w:r>
        <w:rPr>
          <w:rFonts w:ascii="Segoe UI" w:hAnsi="Segoe UI" w:cs="Segoe UI"/>
          <w:color w:val="70AD47" w:themeColor="accent6"/>
          <w:sz w:val="18"/>
          <w:szCs w:val="18"/>
          <w:shd w:val="clear" w:color="auto" w:fill="FFFFFF"/>
        </w:rPr>
        <w:t xml:space="preserve"> </w:t>
      </w:r>
      <w:r>
        <w:rPr>
          <w:rFonts w:ascii="Segoe UI" w:hAnsi="Segoe UI" w:cs="Segoe UI"/>
          <w:color w:val="FF0000"/>
          <w:sz w:val="18"/>
          <w:szCs w:val="18"/>
          <w:shd w:val="clear" w:color="auto" w:fill="FFFFFF"/>
        </w:rPr>
        <w:t>Signature</w:t>
      </w:r>
    </w:p>
    <w:p w14:paraId="63FE1610" w14:textId="10C2753F" w:rsidR="00F255D2" w:rsidRDefault="00F255D2" w:rsidP="00DC6D6B">
      <w:pPr>
        <w:pStyle w:val="ListParagraph"/>
        <w:numPr>
          <w:ilvl w:val="0"/>
          <w:numId w:val="33"/>
        </w:numPr>
        <w:spacing w:before="100" w:beforeAutospacing="1" w:after="100" w:afterAutospacing="1"/>
      </w:pPr>
      <w:r>
        <w:t>The client application save</w:t>
      </w:r>
      <w:r w:rsidR="00B24557">
        <w:t>s</w:t>
      </w:r>
      <w:r w:rsidR="007231D9">
        <w:t xml:space="preserve"> </w:t>
      </w:r>
      <w:r>
        <w:t xml:space="preserve">the token in a variable.  </w:t>
      </w:r>
    </w:p>
    <w:p w14:paraId="1CB14C6D" w14:textId="0C5FB21B" w:rsidR="00F255D2" w:rsidRDefault="00F255D2" w:rsidP="00DC6D6B">
      <w:pPr>
        <w:pStyle w:val="ListParagraph"/>
        <w:numPr>
          <w:ilvl w:val="0"/>
          <w:numId w:val="33"/>
        </w:numPr>
        <w:spacing w:before="100" w:beforeAutospacing="1" w:after="100" w:afterAutospacing="1"/>
      </w:pPr>
      <w:r>
        <w:t>When the client performs another request, the</w:t>
      </w:r>
      <w:r w:rsidR="00865322" w:rsidRPr="00865322">
        <w:t xml:space="preserve"> client includes </w:t>
      </w:r>
      <w:r>
        <w:t xml:space="preserve">the token </w:t>
      </w:r>
      <w:r w:rsidR="00865322" w:rsidRPr="00865322">
        <w:t xml:space="preserve">in the headers of HTTP requests. </w:t>
      </w:r>
    </w:p>
    <w:p w14:paraId="6A04300A" w14:textId="3419F33B" w:rsidR="00865322" w:rsidRPr="00865322" w:rsidRDefault="00865322" w:rsidP="00DC6D6B">
      <w:pPr>
        <w:pStyle w:val="ListParagraph"/>
        <w:numPr>
          <w:ilvl w:val="0"/>
          <w:numId w:val="33"/>
        </w:numPr>
        <w:spacing w:before="100" w:beforeAutospacing="1" w:after="100" w:afterAutospacing="1"/>
      </w:pPr>
      <w:r w:rsidRPr="00865322">
        <w:t>The server</w:t>
      </w:r>
      <w:r w:rsidR="00F255D2">
        <w:t xml:space="preserve">, </w:t>
      </w:r>
      <w:r w:rsidR="00B24557">
        <w:t xml:space="preserve">which </w:t>
      </w:r>
      <w:proofErr w:type="gramStart"/>
      <w:r w:rsidR="00B24557">
        <w:t>is able to</w:t>
      </w:r>
      <w:proofErr w:type="gramEnd"/>
      <w:r w:rsidR="00B24557">
        <w:t xml:space="preserve"> recreate</w:t>
      </w:r>
      <w:r w:rsidR="00F255D2">
        <w:t xml:space="preserve"> the token value,</w:t>
      </w:r>
      <w:r w:rsidRPr="00865322">
        <w:t xml:space="preserve"> can then verify the JWT to grant or deny access to protected resources.</w:t>
      </w:r>
    </w:p>
    <w:p w14:paraId="3DB3E2F3" w14:textId="77777777" w:rsidR="00865322" w:rsidRPr="00865322" w:rsidRDefault="00865322" w:rsidP="00AB7EA1">
      <w:pPr>
        <w:pStyle w:val="Heading2"/>
        <w:rPr>
          <w:rFonts w:eastAsia="Times New Roman"/>
        </w:rPr>
      </w:pPr>
      <w:bookmarkStart w:id="5" w:name="_Toc178064195"/>
      <w:r w:rsidRPr="00865322">
        <w:rPr>
          <w:rFonts w:eastAsia="Times New Roman"/>
        </w:rPr>
        <w:t>JWT Structure</w:t>
      </w:r>
      <w:bookmarkEnd w:id="5"/>
    </w:p>
    <w:p w14:paraId="39164CA9" w14:textId="2FC396DC" w:rsidR="00865322" w:rsidRPr="00865322" w:rsidRDefault="00865322" w:rsidP="00865322">
      <w:pPr>
        <w:spacing w:before="100" w:beforeAutospacing="1" w:after="100" w:afterAutospacing="1"/>
      </w:pPr>
      <w:r w:rsidRPr="00865322">
        <w:t>A JWT consists of three parts</w:t>
      </w:r>
      <w:r w:rsidR="007231D9">
        <w:t xml:space="preserve"> separated by </w:t>
      </w:r>
      <w:r w:rsidR="007F30DE">
        <w:t>dots.</w:t>
      </w:r>
    </w:p>
    <w:p w14:paraId="2787B4B4" w14:textId="77777777" w:rsidR="00865322" w:rsidRPr="00865322" w:rsidRDefault="00865322" w:rsidP="00DC6D6B">
      <w:pPr>
        <w:numPr>
          <w:ilvl w:val="0"/>
          <w:numId w:val="14"/>
        </w:numPr>
        <w:spacing w:before="100" w:beforeAutospacing="1" w:after="100" w:afterAutospacing="1"/>
      </w:pPr>
      <w:r w:rsidRPr="00865322">
        <w:rPr>
          <w:b/>
          <w:bCs/>
        </w:rPr>
        <w:t>Header</w:t>
      </w:r>
      <w:r w:rsidRPr="00865322">
        <w:t>: The header typically consists of two parts: the type of token (JWT) and the signing algorithm being used, such as HMAC SHA256 or RSA.</w:t>
      </w:r>
    </w:p>
    <w:p w14:paraId="1C2C37E8" w14:textId="77777777" w:rsidR="00865322" w:rsidRPr="00865322" w:rsidRDefault="00865322" w:rsidP="00DC6D6B">
      <w:pPr>
        <w:numPr>
          <w:ilvl w:val="0"/>
          <w:numId w:val="14"/>
        </w:numPr>
        <w:spacing w:before="100" w:beforeAutospacing="1" w:after="100" w:afterAutospacing="1"/>
      </w:pPr>
      <w:r w:rsidRPr="00865322">
        <w:rPr>
          <w:b/>
          <w:bCs/>
        </w:rPr>
        <w:t>Payload</w:t>
      </w:r>
      <w:r w:rsidRPr="00865322">
        <w:t>: The payload contains the claims. Claims are statements about an entity (typically, the user) and additional data.</w:t>
      </w:r>
    </w:p>
    <w:p w14:paraId="676982F0" w14:textId="327D0FD4" w:rsidR="00865322" w:rsidRPr="00865322" w:rsidRDefault="00865322" w:rsidP="00DC6D6B">
      <w:pPr>
        <w:numPr>
          <w:ilvl w:val="0"/>
          <w:numId w:val="14"/>
        </w:numPr>
        <w:spacing w:before="100" w:beforeAutospacing="1" w:after="100" w:afterAutospacing="1"/>
      </w:pPr>
      <w:r w:rsidRPr="00865322">
        <w:rPr>
          <w:b/>
          <w:bCs/>
        </w:rPr>
        <w:t>Signature</w:t>
      </w:r>
      <w:r w:rsidRPr="00865322">
        <w:t>: The signature ensures that the token hasn't been altered. It is created by signing the header and payload using a secret or a private key.</w:t>
      </w:r>
      <w:r w:rsidR="003A5CFB">
        <w:t xml:space="preserve"> The signature is created using </w:t>
      </w:r>
      <w:r w:rsidR="003A5CFB">
        <w:rPr>
          <w:rStyle w:val="Strong"/>
        </w:rPr>
        <w:t>HMAC (Keyed-Hash Message Authentication Code)</w:t>
      </w:r>
      <w:r w:rsidR="003A5CFB">
        <w:t xml:space="preserve"> HMAC combines a cryptographic hash function (like SHA-256) with a secret key to produce a message authentication code.  </w:t>
      </w:r>
    </w:p>
    <w:p w14:paraId="55D13237" w14:textId="3D3D5210" w:rsidR="00865322" w:rsidRDefault="00865322" w:rsidP="00865322">
      <w:pPr>
        <w:spacing w:before="100" w:beforeAutospacing="1" w:after="100" w:afterAutospacing="1"/>
      </w:pPr>
      <w:r w:rsidRPr="00865322">
        <w:t>Example of a JWT</w:t>
      </w:r>
      <w:r w:rsidR="0085211B">
        <w:t xml:space="preserve"> shown in Figure 2</w:t>
      </w:r>
      <w:r w:rsidRPr="00865322">
        <w:t>:</w:t>
      </w:r>
    </w:p>
    <w:p w14:paraId="6A7C922A" w14:textId="77777777" w:rsidR="007231D9" w:rsidRDefault="007231D9" w:rsidP="007231D9">
      <w:pPr>
        <w:keepNext/>
        <w:spacing w:before="100" w:beforeAutospacing="1" w:after="100" w:afterAutospacing="1"/>
      </w:pPr>
      <w:r>
        <w:rPr>
          <w:noProof/>
        </w:rPr>
        <mc:AlternateContent>
          <mc:Choice Requires="wpg">
            <w:drawing>
              <wp:inline distT="0" distB="0" distL="0" distR="0" wp14:anchorId="080C5225" wp14:editId="55687348">
                <wp:extent cx="5943600" cy="645795"/>
                <wp:effectExtent l="12700" t="12700" r="12700" b="14605"/>
                <wp:docPr id="853522261" name="Group 16"/>
                <wp:cNvGraphicFramePr/>
                <a:graphic xmlns:a="http://schemas.openxmlformats.org/drawingml/2006/main">
                  <a:graphicData uri="http://schemas.microsoft.com/office/word/2010/wordprocessingGroup">
                    <wpg:wgp>
                      <wpg:cNvGrpSpPr/>
                      <wpg:grpSpPr>
                        <a:xfrm>
                          <a:off x="0" y="0"/>
                          <a:ext cx="5943600" cy="645795"/>
                          <a:chOff x="0" y="0"/>
                          <a:chExt cx="5943600" cy="645795"/>
                        </a:xfrm>
                      </wpg:grpSpPr>
                      <pic:pic xmlns:pic="http://schemas.openxmlformats.org/drawingml/2006/picture">
                        <pic:nvPicPr>
                          <pic:cNvPr id="623384158"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645795"/>
                          </a:xfrm>
                          <a:prstGeom prst="rect">
                            <a:avLst/>
                          </a:prstGeom>
                          <a:ln>
                            <a:solidFill>
                              <a:schemeClr val="bg1">
                                <a:lumMod val="85000"/>
                              </a:schemeClr>
                            </a:solidFill>
                          </a:ln>
                        </pic:spPr>
                      </pic:pic>
                      <wps:wsp>
                        <wps:cNvPr id="568309345" name="Oval 15"/>
                        <wps:cNvSpPr/>
                        <wps:spPr>
                          <a:xfrm>
                            <a:off x="2548328" y="194873"/>
                            <a:ext cx="239843" cy="23984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3633734" name="Oval 15"/>
                        <wps:cNvSpPr/>
                        <wps:spPr>
                          <a:xfrm>
                            <a:off x="2698230" y="44971"/>
                            <a:ext cx="239843" cy="23984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313A8CF" id="Group 16" o:spid="_x0000_s1026" style="width:468pt;height:50.85pt;mso-position-horizontal-relative:char;mso-position-vertical-relative:line" coordsize="59436,6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9436;height: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" stroked="t" strokecolor="#d8d8d8 [2732]">
                  <v:imagedata r:id="rId12" o:title=""/>
                  <v:path arrowok="t"/>
                </v:shape>
                <v:oval id="Oval 15" o:spid="_x0000_s1028" style="position:absolute;left:25483;top:1948;width:2398;height:2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" filled="f" strokecolor="red" strokeweight="1pt">
                  <v:stroke joinstyle="miter"/>
                </v:oval>
                <v:oval id="Oval 15" o:spid="_x0000_s1029" style="position:absolute;left:26982;top:449;width:2398;height:2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" filled="f" strokecolor="red" strokeweight="1pt">
                  <v:stroke joinstyle="miter"/>
                </v:oval>
                <w10:anchorlock/>
              </v:group>
            </w:pict>
          </mc:Fallback>
        </mc:AlternateContent>
      </w:r>
    </w:p>
    <w:p w14:paraId="5226EC09" w14:textId="01422E10" w:rsidR="007231D9" w:rsidRDefault="007231D9" w:rsidP="007231D9">
      <w:pPr>
        <w:pStyle w:val="Caption"/>
      </w:pPr>
      <w:r>
        <w:t xml:space="preserve">Figure </w:t>
      </w:r>
      <w:fldSimple w:instr=" SEQ Figure \* ARABIC ">
        <w:r w:rsidR="00125AD6">
          <w:rPr>
            <w:noProof/>
          </w:rPr>
          <w:t>2</w:t>
        </w:r>
      </w:fldSimple>
      <w:r>
        <w:t xml:space="preserve"> </w:t>
      </w:r>
      <w:r w:rsidRPr="0085211B">
        <w:rPr>
          <w:i w:val="0"/>
          <w:iCs w:val="0"/>
        </w:rPr>
        <w:t>Example of a JWT</w:t>
      </w:r>
      <w:r w:rsidR="003A5CFB" w:rsidRPr="0085211B">
        <w:rPr>
          <w:i w:val="0"/>
          <w:iCs w:val="0"/>
        </w:rPr>
        <w:t>. Three strings are separated by periods.</w:t>
      </w:r>
    </w:p>
    <w:p w14:paraId="7B8CC4C8" w14:textId="77777777" w:rsidR="00865322" w:rsidRDefault="00865322" w:rsidP="00AB7EA1">
      <w:pPr>
        <w:pStyle w:val="Heading2"/>
        <w:rPr>
          <w:rFonts w:eastAsia="Times New Roman"/>
        </w:rPr>
      </w:pPr>
      <w:bookmarkStart w:id="6" w:name="_Toc178064196"/>
      <w:r w:rsidRPr="00865322">
        <w:rPr>
          <w:rFonts w:eastAsia="Times New Roman"/>
        </w:rPr>
        <w:t>Claims in JWT</w:t>
      </w:r>
      <w:bookmarkEnd w:id="6"/>
    </w:p>
    <w:p w14:paraId="0E40436C" w14:textId="7D7F3DA0" w:rsidR="003A5CFB" w:rsidRPr="003A5CFB" w:rsidRDefault="003A5CFB" w:rsidP="003A5CFB">
      <w:r>
        <w:t>The middle segment of a JWT is the “claims”.</w:t>
      </w:r>
      <w:r w:rsidR="00983A8D">
        <w:t xml:space="preserve"> Claims contain three pieces of information.</w:t>
      </w:r>
    </w:p>
    <w:p w14:paraId="62661E65" w14:textId="294A00AB" w:rsidR="00865322" w:rsidRPr="00865322" w:rsidRDefault="00865322" w:rsidP="00DC6D6B">
      <w:pPr>
        <w:numPr>
          <w:ilvl w:val="0"/>
          <w:numId w:val="15"/>
        </w:numPr>
        <w:spacing w:before="100" w:beforeAutospacing="1" w:after="100" w:afterAutospacing="1"/>
      </w:pPr>
      <w:r w:rsidRPr="00865322">
        <w:rPr>
          <w:b/>
          <w:bCs/>
        </w:rPr>
        <w:t>Registered Claims</w:t>
      </w:r>
      <w:r w:rsidRPr="00865322">
        <w:t xml:space="preserve">: Predefined claims are optional but recommended, such as </w:t>
      </w:r>
      <w:proofErr w:type="spellStart"/>
      <w:r w:rsidRPr="00865322">
        <w:rPr>
          <w:rFonts w:ascii="Courier New" w:hAnsi="Courier New" w:cs="Courier New"/>
          <w:sz w:val="20"/>
          <w:szCs w:val="20"/>
        </w:rPr>
        <w:t>iss</w:t>
      </w:r>
      <w:proofErr w:type="spellEnd"/>
      <w:r w:rsidRPr="00865322">
        <w:t xml:space="preserve"> (issuer), </w:t>
      </w:r>
      <w:r w:rsidRPr="00865322">
        <w:rPr>
          <w:rFonts w:ascii="Courier New" w:hAnsi="Courier New" w:cs="Courier New"/>
          <w:sz w:val="20"/>
          <w:szCs w:val="20"/>
        </w:rPr>
        <w:t>exp</w:t>
      </w:r>
      <w:r w:rsidRPr="00865322">
        <w:t xml:space="preserve"> (expiration time), </w:t>
      </w:r>
      <w:r w:rsidRPr="00865322">
        <w:rPr>
          <w:rFonts w:ascii="Courier New" w:hAnsi="Courier New" w:cs="Courier New"/>
          <w:sz w:val="20"/>
          <w:szCs w:val="20"/>
        </w:rPr>
        <w:t>sub</w:t>
      </w:r>
      <w:r w:rsidRPr="00865322">
        <w:t xml:space="preserve"> (subject), and </w:t>
      </w:r>
      <w:proofErr w:type="spellStart"/>
      <w:r w:rsidRPr="00865322">
        <w:rPr>
          <w:rFonts w:ascii="Courier New" w:hAnsi="Courier New" w:cs="Courier New"/>
          <w:sz w:val="20"/>
          <w:szCs w:val="20"/>
        </w:rPr>
        <w:t>aud</w:t>
      </w:r>
      <w:proofErr w:type="spellEnd"/>
      <w:r w:rsidRPr="00865322">
        <w:t xml:space="preserve"> (audience).</w:t>
      </w:r>
    </w:p>
    <w:p w14:paraId="02A8FEB5" w14:textId="77777777" w:rsidR="00865322" w:rsidRPr="00865322" w:rsidRDefault="00865322" w:rsidP="00DC6D6B">
      <w:pPr>
        <w:numPr>
          <w:ilvl w:val="0"/>
          <w:numId w:val="15"/>
        </w:numPr>
        <w:spacing w:before="100" w:beforeAutospacing="1" w:after="100" w:afterAutospacing="1"/>
      </w:pPr>
      <w:r w:rsidRPr="00865322">
        <w:rPr>
          <w:b/>
          <w:bCs/>
        </w:rPr>
        <w:t>Public Claims</w:t>
      </w:r>
      <w:r w:rsidRPr="00865322">
        <w:t>: Custom claims that can be defined by the user to share information.</w:t>
      </w:r>
    </w:p>
    <w:p w14:paraId="28401C74" w14:textId="77777777" w:rsidR="00865322" w:rsidRPr="00865322" w:rsidRDefault="00865322" w:rsidP="00DC6D6B">
      <w:pPr>
        <w:numPr>
          <w:ilvl w:val="0"/>
          <w:numId w:val="15"/>
        </w:numPr>
        <w:spacing w:before="100" w:beforeAutospacing="1" w:after="100" w:afterAutospacing="1"/>
      </w:pPr>
      <w:r w:rsidRPr="00865322">
        <w:rPr>
          <w:b/>
          <w:bCs/>
        </w:rPr>
        <w:t>Private Claims</w:t>
      </w:r>
      <w:r w:rsidRPr="00865322">
        <w:t>: Custom claims that are shared between parties that use them.</w:t>
      </w:r>
    </w:p>
    <w:p w14:paraId="7F67CAEE" w14:textId="7915DD09" w:rsidR="00AC559C" w:rsidRDefault="00AC559C" w:rsidP="00725509">
      <w:pPr>
        <w:pStyle w:val="Heading1"/>
      </w:pPr>
      <w:bookmarkStart w:id="7" w:name="_Toc178064197"/>
      <w:r>
        <w:lastRenderedPageBreak/>
        <w:t xml:space="preserve">Part 1 – </w:t>
      </w:r>
      <w:r w:rsidR="00B13A69">
        <w:t>Setting up t</w:t>
      </w:r>
      <w:r>
        <w:t xml:space="preserve">he </w:t>
      </w:r>
      <w:proofErr w:type="gramStart"/>
      <w:r>
        <w:t>App</w:t>
      </w:r>
      <w:bookmarkEnd w:id="7"/>
      <w:proofErr w:type="gramEnd"/>
    </w:p>
    <w:p w14:paraId="38C926B9" w14:textId="77777777" w:rsidR="0012349D" w:rsidRDefault="0012349D" w:rsidP="0012349D"/>
    <w:p w14:paraId="707DF0D0" w14:textId="2C304AC0" w:rsidR="0012349D" w:rsidRPr="0012349D" w:rsidRDefault="0012349D" w:rsidP="0012349D">
      <w:pPr>
        <w:rPr>
          <w:noProof/>
        </w:rPr>
      </w:pPr>
      <w:r>
        <w:t xml:space="preserve">The </w:t>
      </w:r>
      <w:r>
        <w:rPr>
          <w:noProof/>
        </w:rPr>
        <w:t xml:space="preserve">process of building a REST API was </w:t>
      </w:r>
      <w:r w:rsidR="00725509">
        <w:rPr>
          <w:noProof/>
        </w:rPr>
        <w:t xml:space="preserve">already </w:t>
      </w:r>
      <w:r>
        <w:rPr>
          <w:noProof/>
        </w:rPr>
        <w:t xml:space="preserve">taught </w:t>
      </w:r>
      <w:r w:rsidR="00983A8D">
        <w:rPr>
          <w:noProof/>
        </w:rPr>
        <w:t>in previous Java programming courses</w:t>
      </w:r>
      <w:r>
        <w:rPr>
          <w:noProof/>
        </w:rPr>
        <w:t>.</w:t>
      </w:r>
      <w:r w:rsidR="007F30DE">
        <w:rPr>
          <w:noProof/>
        </w:rPr>
        <w:t xml:space="preserve"> </w:t>
      </w:r>
      <w:r w:rsidR="00725509">
        <w:rPr>
          <w:noProof/>
        </w:rPr>
        <w:t xml:space="preserve">We will assume you are well acquainted with using Spring Boot. </w:t>
      </w:r>
      <w:r>
        <w:rPr>
          <w:noProof/>
        </w:rPr>
        <w:t>We will start with a working example of a</w:t>
      </w:r>
      <w:r w:rsidR="00B13A69">
        <w:rPr>
          <w:noProof/>
        </w:rPr>
        <w:t xml:space="preserve">n API </w:t>
      </w:r>
      <w:r>
        <w:rPr>
          <w:noProof/>
        </w:rPr>
        <w:t xml:space="preserve">service and then </w:t>
      </w:r>
      <w:r w:rsidR="00276563">
        <w:rPr>
          <w:noProof/>
        </w:rPr>
        <w:t>add JWT</w:t>
      </w:r>
      <w:r>
        <w:rPr>
          <w:noProof/>
        </w:rPr>
        <w:t xml:space="preserve"> security.</w:t>
      </w:r>
    </w:p>
    <w:p w14:paraId="36FAB70D" w14:textId="77777777" w:rsidR="00AC559C" w:rsidRDefault="00AC559C">
      <w:pPr>
        <w:rPr>
          <w:noProof/>
        </w:rPr>
      </w:pPr>
    </w:p>
    <w:p w14:paraId="4355BE82" w14:textId="3F46C072" w:rsidR="00AC559C" w:rsidRDefault="00983A8D" w:rsidP="00AC559C">
      <w:pPr>
        <w:pStyle w:val="ListParagraph"/>
        <w:numPr>
          <w:ilvl w:val="0"/>
          <w:numId w:val="1"/>
        </w:numPr>
        <w:rPr>
          <w:noProof/>
        </w:rPr>
      </w:pPr>
      <w:r>
        <w:rPr>
          <w:noProof/>
        </w:rPr>
        <w:t>Open the starting Spring Boot Application “</w:t>
      </w:r>
      <w:r w:rsidRPr="00983A8D">
        <w:rPr>
          <w:noProof/>
        </w:rPr>
        <w:t>04 ordersapp api starter</w:t>
      </w:r>
      <w:r>
        <w:rPr>
          <w:noProof/>
        </w:rPr>
        <w:t>”</w:t>
      </w:r>
      <w:r w:rsidR="00AC559C">
        <w:rPr>
          <w:noProof/>
        </w:rPr>
        <w:t>.</w:t>
      </w:r>
      <w:r w:rsidR="001D0A01">
        <w:rPr>
          <w:noProof/>
        </w:rPr>
        <w:t xml:space="preserve">  You should be able to download this at </w:t>
      </w:r>
      <w:hyperlink r:id="rId13" w:history="1">
        <w:r w:rsidR="001D0A01" w:rsidRPr="00D678FA">
          <w:rPr>
            <w:rStyle w:val="Hyperlink"/>
            <w:noProof/>
          </w:rPr>
          <w:t>https://github.com/shadsluiter/ordersapp</w:t>
        </w:r>
      </w:hyperlink>
      <w:r w:rsidR="001D0A01">
        <w:rPr>
          <w:noProof/>
        </w:rPr>
        <w:t xml:space="preserve"> </w:t>
      </w:r>
    </w:p>
    <w:p w14:paraId="071C340C" w14:textId="08F982F7" w:rsidR="00983A8D" w:rsidRDefault="00983A8D" w:rsidP="00AC559C">
      <w:pPr>
        <w:pStyle w:val="ListParagraph"/>
        <w:numPr>
          <w:ilvl w:val="0"/>
          <w:numId w:val="1"/>
        </w:numPr>
        <w:rPr>
          <w:noProof/>
        </w:rPr>
      </w:pPr>
      <w:r>
        <w:rPr>
          <w:noProof/>
        </w:rPr>
        <w:t>Create a new database “ordersappjwt” in MySQL.</w:t>
      </w:r>
    </w:p>
    <w:p w14:paraId="330A26DF" w14:textId="77777777" w:rsidR="00125AD6" w:rsidRDefault="00125AD6" w:rsidP="00125AD6">
      <w:pPr>
        <w:rPr>
          <w:noProof/>
        </w:rPr>
      </w:pPr>
    </w:p>
    <w:p w14:paraId="6E682147" w14:textId="77777777" w:rsidR="00125AD6" w:rsidRDefault="00125AD6" w:rsidP="00125AD6">
      <w:pPr>
        <w:keepNext/>
      </w:pPr>
      <w:r w:rsidRPr="00125AD6">
        <w:rPr>
          <w:noProof/>
        </w:rPr>
        <w:drawing>
          <wp:inline distT="0" distB="0" distL="0" distR="0" wp14:anchorId="76B7A982" wp14:editId="5ABB2EB7">
            <wp:extent cx="4369871" cy="2395959"/>
            <wp:effectExtent l="0" t="0" r="0" b="4445"/>
            <wp:docPr id="3131715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71523" name="Picture 1" descr="A screenshot of a computer&#10;&#10;Description automatically generated"/>
                    <pic:cNvPicPr/>
                  </pic:nvPicPr>
                  <pic:blipFill>
                    <a:blip r:embed="rId14"/>
                    <a:stretch>
                      <a:fillRect/>
                    </a:stretch>
                  </pic:blipFill>
                  <pic:spPr>
                    <a:xfrm>
                      <a:off x="0" y="0"/>
                      <a:ext cx="4390981" cy="2407533"/>
                    </a:xfrm>
                    <a:prstGeom prst="rect">
                      <a:avLst/>
                    </a:prstGeom>
                  </pic:spPr>
                </pic:pic>
              </a:graphicData>
            </a:graphic>
          </wp:inline>
        </w:drawing>
      </w:r>
    </w:p>
    <w:p w14:paraId="3E5466A0" w14:textId="4D445A90" w:rsidR="00125AD6" w:rsidRDefault="00125AD6" w:rsidP="00125AD6">
      <w:pPr>
        <w:pStyle w:val="Caption"/>
        <w:rPr>
          <w:noProof/>
        </w:rPr>
      </w:pPr>
      <w:r>
        <w:t xml:space="preserve">Figure </w:t>
      </w:r>
      <w:fldSimple w:instr=" SEQ Figure \* ARABIC ">
        <w:r>
          <w:rPr>
            <w:noProof/>
          </w:rPr>
          <w:t>3</w:t>
        </w:r>
      </w:fldSimple>
      <w:r>
        <w:t xml:space="preserve"> Creating </w:t>
      </w:r>
      <w:proofErr w:type="spellStart"/>
      <w:r>
        <w:t>ordersappjwt</w:t>
      </w:r>
      <w:proofErr w:type="spellEnd"/>
      <w:r>
        <w:t xml:space="preserve"> in the </w:t>
      </w:r>
      <w:proofErr w:type="spellStart"/>
      <w:r>
        <w:t>PHPMyAdmin</w:t>
      </w:r>
      <w:proofErr w:type="spellEnd"/>
      <w:r>
        <w:t xml:space="preserve"> page of MAMP.</w:t>
      </w:r>
    </w:p>
    <w:p w14:paraId="321A3253" w14:textId="77777777" w:rsidR="00125AD6" w:rsidRDefault="00125AD6" w:rsidP="00125AD6">
      <w:pPr>
        <w:rPr>
          <w:noProof/>
        </w:rPr>
      </w:pPr>
    </w:p>
    <w:p w14:paraId="3C42D0E6" w14:textId="317FCB54" w:rsidR="00331219" w:rsidRDefault="00983A8D" w:rsidP="00AC559C">
      <w:pPr>
        <w:pStyle w:val="ListParagraph"/>
        <w:numPr>
          <w:ilvl w:val="0"/>
          <w:numId w:val="1"/>
        </w:numPr>
        <w:rPr>
          <w:noProof/>
        </w:rPr>
      </w:pPr>
      <w:r>
        <w:rPr>
          <w:noProof/>
        </w:rPr>
        <w:t>Use the following</w:t>
      </w:r>
      <w:r w:rsidR="00331219">
        <w:rPr>
          <w:noProof/>
        </w:rPr>
        <w:t xml:space="preserve"> MySQL DDL file</w:t>
      </w:r>
      <w:r>
        <w:rPr>
          <w:noProof/>
        </w:rPr>
        <w:t xml:space="preserve"> to create tables.</w:t>
      </w:r>
    </w:p>
    <w:p w14:paraId="08BB8D92" w14:textId="77777777" w:rsidR="00331219" w:rsidRDefault="00331219" w:rsidP="00331219">
      <w:pPr>
        <w:rPr>
          <w:noProof/>
        </w:rPr>
      </w:pPr>
    </w:p>
    <w:p w14:paraId="001A142B"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phpMyAdmin SQL Dump</w:t>
      </w:r>
    </w:p>
    <w:p w14:paraId="03846B93"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version 5.2.0</w:t>
      </w:r>
    </w:p>
    <w:p w14:paraId="0A1F917E"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https://www.phpmyadmin.net/</w:t>
      </w:r>
    </w:p>
    <w:p w14:paraId="781D3B44"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147784F9"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Host: localhost:8889</w:t>
      </w:r>
    </w:p>
    <w:p w14:paraId="4834F77C"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Generation Time: Jun 10, 2024 at 02:22 PM</w:t>
      </w:r>
    </w:p>
    <w:p w14:paraId="33071E46"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Server version: 5.7.39</w:t>
      </w:r>
    </w:p>
    <w:p w14:paraId="33212F2F"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PHP Version: 8.1.13</w:t>
      </w:r>
    </w:p>
    <w:p w14:paraId="1B1BEA0E" w14:textId="77777777" w:rsidR="00805BB9" w:rsidRPr="00671A1C" w:rsidRDefault="00805BB9" w:rsidP="00805BB9">
      <w:pPr>
        <w:shd w:val="clear" w:color="auto" w:fill="FFFFFF"/>
        <w:rPr>
          <w:rFonts w:ascii="Menlo" w:hAnsi="Menlo" w:cs="Menlo"/>
          <w:noProof/>
          <w:color w:val="000000"/>
          <w:sz w:val="11"/>
          <w:szCs w:val="11"/>
        </w:rPr>
      </w:pPr>
    </w:p>
    <w:p w14:paraId="18EED59C"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SET</w:t>
      </w:r>
      <w:r w:rsidRPr="00671A1C">
        <w:rPr>
          <w:rFonts w:ascii="Menlo" w:hAnsi="Menlo" w:cs="Menlo"/>
          <w:noProof/>
          <w:color w:val="000000"/>
          <w:sz w:val="11"/>
          <w:szCs w:val="11"/>
        </w:rPr>
        <w:t xml:space="preserve"> SQL_MODE = </w:t>
      </w:r>
      <w:r w:rsidRPr="00671A1C">
        <w:rPr>
          <w:rFonts w:ascii="Menlo" w:hAnsi="Menlo" w:cs="Menlo"/>
          <w:noProof/>
          <w:color w:val="A31515"/>
          <w:sz w:val="11"/>
          <w:szCs w:val="11"/>
        </w:rPr>
        <w:t>"NO_AUTO_VALUE_ON_ZERO"</w:t>
      </w:r>
      <w:r w:rsidRPr="00671A1C">
        <w:rPr>
          <w:rFonts w:ascii="Menlo" w:hAnsi="Menlo" w:cs="Menlo"/>
          <w:noProof/>
          <w:color w:val="000000"/>
          <w:sz w:val="11"/>
          <w:szCs w:val="11"/>
        </w:rPr>
        <w:t>;</w:t>
      </w:r>
    </w:p>
    <w:p w14:paraId="1D856FD5"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START TRANSACTION</w:t>
      </w:r>
      <w:r w:rsidRPr="00671A1C">
        <w:rPr>
          <w:rFonts w:ascii="Menlo" w:hAnsi="Menlo" w:cs="Menlo"/>
          <w:noProof/>
          <w:color w:val="000000"/>
          <w:sz w:val="11"/>
          <w:szCs w:val="11"/>
        </w:rPr>
        <w:t>;</w:t>
      </w:r>
    </w:p>
    <w:p w14:paraId="231FEDA9"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SET</w:t>
      </w:r>
      <w:r w:rsidRPr="00671A1C">
        <w:rPr>
          <w:rFonts w:ascii="Menlo" w:hAnsi="Menlo" w:cs="Menlo"/>
          <w:noProof/>
          <w:color w:val="000000"/>
          <w:sz w:val="11"/>
          <w:szCs w:val="11"/>
        </w:rPr>
        <w:t xml:space="preserve"> time_zone = </w:t>
      </w:r>
      <w:r w:rsidRPr="00671A1C">
        <w:rPr>
          <w:rFonts w:ascii="Menlo" w:hAnsi="Menlo" w:cs="Menlo"/>
          <w:noProof/>
          <w:color w:val="A31515"/>
          <w:sz w:val="11"/>
          <w:szCs w:val="11"/>
        </w:rPr>
        <w:t>"+00:00"</w:t>
      </w:r>
      <w:r w:rsidRPr="00671A1C">
        <w:rPr>
          <w:rFonts w:ascii="Menlo" w:hAnsi="Menlo" w:cs="Menlo"/>
          <w:noProof/>
          <w:color w:val="000000"/>
          <w:sz w:val="11"/>
          <w:szCs w:val="11"/>
        </w:rPr>
        <w:t>;</w:t>
      </w:r>
    </w:p>
    <w:p w14:paraId="1AED377A" w14:textId="77777777" w:rsidR="00805BB9" w:rsidRPr="00671A1C" w:rsidRDefault="00805BB9" w:rsidP="00805BB9">
      <w:pPr>
        <w:shd w:val="clear" w:color="auto" w:fill="FFFFFF"/>
        <w:rPr>
          <w:rFonts w:ascii="Menlo" w:hAnsi="Menlo" w:cs="Menlo"/>
          <w:noProof/>
          <w:color w:val="000000"/>
          <w:sz w:val="11"/>
          <w:szCs w:val="11"/>
        </w:rPr>
      </w:pPr>
    </w:p>
    <w:p w14:paraId="1975F6F3"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/*!40101 SET @OLD_CHARACTER_SET_CLIENT=@@CHARACTER_SET_CLIENT */</w:t>
      </w:r>
      <w:r w:rsidRPr="00671A1C">
        <w:rPr>
          <w:rFonts w:ascii="Menlo" w:hAnsi="Menlo" w:cs="Menlo"/>
          <w:noProof/>
          <w:color w:val="000000"/>
          <w:sz w:val="11"/>
          <w:szCs w:val="11"/>
        </w:rPr>
        <w:t>;</w:t>
      </w:r>
    </w:p>
    <w:p w14:paraId="5D8F8185"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/*!40101 SET @OLD_CHARACTER_SET_RESULTS=@@CHARACTER_SET_RESULTS */</w:t>
      </w:r>
      <w:r w:rsidRPr="00671A1C">
        <w:rPr>
          <w:rFonts w:ascii="Menlo" w:hAnsi="Menlo" w:cs="Menlo"/>
          <w:noProof/>
          <w:color w:val="000000"/>
          <w:sz w:val="11"/>
          <w:szCs w:val="11"/>
        </w:rPr>
        <w:t>;</w:t>
      </w:r>
    </w:p>
    <w:p w14:paraId="6568C2D3"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/*!40101 SET @OLD_COLLATION_CONNECTION=@@COLLATION_CONNECTION */</w:t>
      </w:r>
      <w:r w:rsidRPr="00671A1C">
        <w:rPr>
          <w:rFonts w:ascii="Menlo" w:hAnsi="Menlo" w:cs="Menlo"/>
          <w:noProof/>
          <w:color w:val="000000"/>
          <w:sz w:val="11"/>
          <w:szCs w:val="11"/>
        </w:rPr>
        <w:t>;</w:t>
      </w:r>
    </w:p>
    <w:p w14:paraId="7F070DFD"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/*!40101 SET NAMES utf8mb4 */</w:t>
      </w:r>
      <w:r w:rsidRPr="00671A1C">
        <w:rPr>
          <w:rFonts w:ascii="Menlo" w:hAnsi="Menlo" w:cs="Menlo"/>
          <w:noProof/>
          <w:color w:val="000000"/>
          <w:sz w:val="11"/>
          <w:szCs w:val="11"/>
        </w:rPr>
        <w:t>;</w:t>
      </w:r>
    </w:p>
    <w:p w14:paraId="4CB08DFB" w14:textId="77777777" w:rsidR="00805BB9" w:rsidRPr="00671A1C" w:rsidRDefault="00805BB9" w:rsidP="00805BB9">
      <w:pPr>
        <w:shd w:val="clear" w:color="auto" w:fill="FFFFFF"/>
        <w:rPr>
          <w:rFonts w:ascii="Menlo" w:hAnsi="Menlo" w:cs="Menlo"/>
          <w:noProof/>
          <w:color w:val="000000"/>
          <w:sz w:val="11"/>
          <w:szCs w:val="11"/>
        </w:rPr>
      </w:pPr>
    </w:p>
    <w:p w14:paraId="2C43C5C1"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3F064259"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Database: orders-app</w:t>
      </w:r>
    </w:p>
    <w:p w14:paraId="6E2C23E0"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2E693685"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CREATE</w:t>
      </w:r>
      <w:r w:rsidRPr="00671A1C">
        <w:rPr>
          <w:rFonts w:ascii="Menlo" w:hAnsi="Menlo" w:cs="Menlo"/>
          <w:noProof/>
          <w:color w:val="000000"/>
          <w:sz w:val="11"/>
          <w:szCs w:val="11"/>
        </w:rPr>
        <w:t xml:space="preserve"> </w:t>
      </w:r>
      <w:r w:rsidRPr="00671A1C">
        <w:rPr>
          <w:rFonts w:ascii="Menlo" w:hAnsi="Menlo" w:cs="Menlo"/>
          <w:noProof/>
          <w:color w:val="0000FF"/>
          <w:sz w:val="11"/>
          <w:szCs w:val="11"/>
        </w:rPr>
        <w:t>DATABASE</w:t>
      </w:r>
      <w:r w:rsidRPr="00671A1C">
        <w:rPr>
          <w:rFonts w:ascii="Menlo" w:hAnsi="Menlo" w:cs="Menlo"/>
          <w:noProof/>
          <w:color w:val="000000"/>
          <w:sz w:val="11"/>
          <w:szCs w:val="11"/>
        </w:rPr>
        <w:t xml:space="preserve"> IF </w:t>
      </w:r>
      <w:r w:rsidRPr="00671A1C">
        <w:rPr>
          <w:rFonts w:ascii="Menlo" w:hAnsi="Menlo" w:cs="Menlo"/>
          <w:noProof/>
          <w:color w:val="0000FF"/>
          <w:sz w:val="11"/>
          <w:szCs w:val="11"/>
        </w:rPr>
        <w:t>NOT</w:t>
      </w:r>
      <w:r w:rsidRPr="00671A1C">
        <w:rPr>
          <w:rFonts w:ascii="Menlo" w:hAnsi="Menlo" w:cs="Menlo"/>
          <w:noProof/>
          <w:color w:val="000000"/>
          <w:sz w:val="11"/>
          <w:szCs w:val="11"/>
        </w:rPr>
        <w:t xml:space="preserve"> </w:t>
      </w:r>
      <w:r w:rsidRPr="00671A1C">
        <w:rPr>
          <w:rFonts w:ascii="Menlo" w:hAnsi="Menlo" w:cs="Menlo"/>
          <w:noProof/>
          <w:color w:val="0000FF"/>
          <w:sz w:val="11"/>
          <w:szCs w:val="11"/>
        </w:rPr>
        <w:t>EXISTS</w:t>
      </w:r>
      <w:r w:rsidRPr="00671A1C">
        <w:rPr>
          <w:rFonts w:ascii="Menlo" w:hAnsi="Menlo" w:cs="Menlo"/>
          <w:noProof/>
          <w:color w:val="000000"/>
          <w:sz w:val="11"/>
          <w:szCs w:val="11"/>
        </w:rPr>
        <w:t xml:space="preserve"> </w:t>
      </w:r>
      <w:r w:rsidRPr="00671A1C">
        <w:rPr>
          <w:rFonts w:ascii="Menlo" w:hAnsi="Menlo" w:cs="Menlo"/>
          <w:noProof/>
          <w:color w:val="A31515"/>
          <w:sz w:val="11"/>
          <w:szCs w:val="11"/>
        </w:rPr>
        <w:t>`orders-app`</w:t>
      </w:r>
      <w:r w:rsidRPr="00671A1C">
        <w:rPr>
          <w:rFonts w:ascii="Menlo" w:hAnsi="Menlo" w:cs="Menlo"/>
          <w:noProof/>
          <w:color w:val="000000"/>
          <w:sz w:val="11"/>
          <w:szCs w:val="11"/>
        </w:rPr>
        <w:t xml:space="preserve"> </w:t>
      </w:r>
      <w:r w:rsidRPr="00671A1C">
        <w:rPr>
          <w:rFonts w:ascii="Menlo" w:hAnsi="Menlo" w:cs="Menlo"/>
          <w:noProof/>
          <w:color w:val="0000FF"/>
          <w:sz w:val="11"/>
          <w:szCs w:val="11"/>
        </w:rPr>
        <w:t>DEFAULT</w:t>
      </w:r>
      <w:r w:rsidRPr="00671A1C">
        <w:rPr>
          <w:rFonts w:ascii="Menlo" w:hAnsi="Menlo" w:cs="Menlo"/>
          <w:noProof/>
          <w:color w:val="000000"/>
          <w:sz w:val="11"/>
          <w:szCs w:val="11"/>
        </w:rPr>
        <w:t xml:space="preserve"> </w:t>
      </w:r>
      <w:r w:rsidRPr="00671A1C">
        <w:rPr>
          <w:rFonts w:ascii="Menlo" w:hAnsi="Menlo" w:cs="Menlo"/>
          <w:noProof/>
          <w:color w:val="0000FF"/>
          <w:sz w:val="11"/>
          <w:szCs w:val="11"/>
        </w:rPr>
        <w:t>CHARACTER</w:t>
      </w:r>
      <w:r w:rsidRPr="00671A1C">
        <w:rPr>
          <w:rFonts w:ascii="Menlo" w:hAnsi="Menlo" w:cs="Menlo"/>
          <w:noProof/>
          <w:color w:val="000000"/>
          <w:sz w:val="11"/>
          <w:szCs w:val="11"/>
        </w:rPr>
        <w:t xml:space="preserve"> </w:t>
      </w:r>
      <w:r w:rsidRPr="00671A1C">
        <w:rPr>
          <w:rFonts w:ascii="Menlo" w:hAnsi="Menlo" w:cs="Menlo"/>
          <w:noProof/>
          <w:color w:val="0000FF"/>
          <w:sz w:val="11"/>
          <w:szCs w:val="11"/>
        </w:rPr>
        <w:t>SET</w:t>
      </w:r>
      <w:r w:rsidRPr="00671A1C">
        <w:rPr>
          <w:rFonts w:ascii="Menlo" w:hAnsi="Menlo" w:cs="Menlo"/>
          <w:noProof/>
          <w:color w:val="000000"/>
          <w:sz w:val="11"/>
          <w:szCs w:val="11"/>
        </w:rPr>
        <w:t xml:space="preserve"> utf8 </w:t>
      </w:r>
      <w:r w:rsidRPr="00671A1C">
        <w:rPr>
          <w:rFonts w:ascii="Menlo" w:hAnsi="Menlo" w:cs="Menlo"/>
          <w:noProof/>
          <w:color w:val="0000FF"/>
          <w:sz w:val="11"/>
          <w:szCs w:val="11"/>
        </w:rPr>
        <w:t>COLLATE</w:t>
      </w:r>
      <w:r w:rsidRPr="00671A1C">
        <w:rPr>
          <w:rFonts w:ascii="Menlo" w:hAnsi="Menlo" w:cs="Menlo"/>
          <w:noProof/>
          <w:color w:val="000000"/>
          <w:sz w:val="11"/>
          <w:szCs w:val="11"/>
        </w:rPr>
        <w:t xml:space="preserve"> utf8_general_ci;</w:t>
      </w:r>
    </w:p>
    <w:p w14:paraId="155D66C2"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USE</w:t>
      </w:r>
      <w:r w:rsidRPr="00671A1C">
        <w:rPr>
          <w:rFonts w:ascii="Menlo" w:hAnsi="Menlo" w:cs="Menlo"/>
          <w:noProof/>
          <w:color w:val="000000"/>
          <w:sz w:val="11"/>
          <w:szCs w:val="11"/>
        </w:rPr>
        <w:t xml:space="preserve"> </w:t>
      </w:r>
      <w:r w:rsidRPr="00671A1C">
        <w:rPr>
          <w:rFonts w:ascii="Menlo" w:hAnsi="Menlo" w:cs="Menlo"/>
          <w:noProof/>
          <w:color w:val="A31515"/>
          <w:sz w:val="11"/>
          <w:szCs w:val="11"/>
        </w:rPr>
        <w:t>`orders-app`</w:t>
      </w:r>
      <w:r w:rsidRPr="00671A1C">
        <w:rPr>
          <w:rFonts w:ascii="Menlo" w:hAnsi="Menlo" w:cs="Menlo"/>
          <w:noProof/>
          <w:color w:val="000000"/>
          <w:sz w:val="11"/>
          <w:szCs w:val="11"/>
        </w:rPr>
        <w:t>;</w:t>
      </w:r>
    </w:p>
    <w:p w14:paraId="3B3BDD2B" w14:textId="77777777" w:rsidR="00805BB9" w:rsidRPr="00671A1C" w:rsidRDefault="00805BB9" w:rsidP="00805BB9">
      <w:pPr>
        <w:shd w:val="clear" w:color="auto" w:fill="FFFFFF"/>
        <w:rPr>
          <w:rFonts w:ascii="Menlo" w:hAnsi="Menlo" w:cs="Menlo"/>
          <w:noProof/>
          <w:color w:val="000000"/>
          <w:sz w:val="11"/>
          <w:szCs w:val="11"/>
        </w:rPr>
      </w:pPr>
    </w:p>
    <w:p w14:paraId="02A09969"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w:t>
      </w:r>
    </w:p>
    <w:p w14:paraId="6629FC00" w14:textId="77777777" w:rsidR="00805BB9" w:rsidRPr="00671A1C" w:rsidRDefault="00805BB9" w:rsidP="00805BB9">
      <w:pPr>
        <w:shd w:val="clear" w:color="auto" w:fill="FFFFFF"/>
        <w:rPr>
          <w:rFonts w:ascii="Menlo" w:hAnsi="Menlo" w:cs="Menlo"/>
          <w:noProof/>
          <w:color w:val="000000"/>
          <w:sz w:val="11"/>
          <w:szCs w:val="11"/>
        </w:rPr>
      </w:pPr>
    </w:p>
    <w:p w14:paraId="73B5884E"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163B164B"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Table structure for table orders</w:t>
      </w:r>
    </w:p>
    <w:p w14:paraId="73D2FBC2"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00112A61" w14:textId="77777777" w:rsidR="00805BB9" w:rsidRPr="00671A1C" w:rsidRDefault="00805BB9" w:rsidP="00805BB9">
      <w:pPr>
        <w:shd w:val="clear" w:color="auto" w:fill="FFFFFF"/>
        <w:rPr>
          <w:rFonts w:ascii="Menlo" w:hAnsi="Menlo" w:cs="Menlo"/>
          <w:noProof/>
          <w:color w:val="000000"/>
          <w:sz w:val="11"/>
          <w:szCs w:val="11"/>
        </w:rPr>
      </w:pPr>
    </w:p>
    <w:p w14:paraId="2D938A1B"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DROP</w:t>
      </w:r>
      <w:r w:rsidRPr="00671A1C">
        <w:rPr>
          <w:rFonts w:ascii="Menlo" w:hAnsi="Menlo" w:cs="Menlo"/>
          <w:noProof/>
          <w:color w:val="000000"/>
          <w:sz w:val="11"/>
          <w:szCs w:val="11"/>
        </w:rPr>
        <w:t xml:space="preserve"> </w:t>
      </w:r>
      <w:r w:rsidRPr="00671A1C">
        <w:rPr>
          <w:rFonts w:ascii="Menlo" w:hAnsi="Menlo" w:cs="Menlo"/>
          <w:noProof/>
          <w:color w:val="0000FF"/>
          <w:sz w:val="11"/>
          <w:szCs w:val="11"/>
        </w:rPr>
        <w:t>TABLE</w:t>
      </w:r>
      <w:r w:rsidRPr="00671A1C">
        <w:rPr>
          <w:rFonts w:ascii="Menlo" w:hAnsi="Menlo" w:cs="Menlo"/>
          <w:noProof/>
          <w:color w:val="000000"/>
          <w:sz w:val="11"/>
          <w:szCs w:val="11"/>
        </w:rPr>
        <w:t xml:space="preserve"> </w:t>
      </w:r>
      <w:r w:rsidRPr="00671A1C">
        <w:rPr>
          <w:rFonts w:ascii="Menlo" w:hAnsi="Menlo" w:cs="Menlo"/>
          <w:noProof/>
          <w:color w:val="0000FF"/>
          <w:sz w:val="11"/>
          <w:szCs w:val="11"/>
        </w:rPr>
        <w:t>IF</w:t>
      </w:r>
      <w:r w:rsidRPr="00671A1C">
        <w:rPr>
          <w:rFonts w:ascii="Menlo" w:hAnsi="Menlo" w:cs="Menlo"/>
          <w:noProof/>
          <w:color w:val="000000"/>
          <w:sz w:val="11"/>
          <w:szCs w:val="11"/>
        </w:rPr>
        <w:t xml:space="preserve"> </w:t>
      </w:r>
      <w:r w:rsidRPr="00671A1C">
        <w:rPr>
          <w:rFonts w:ascii="Menlo" w:hAnsi="Menlo" w:cs="Menlo"/>
          <w:noProof/>
          <w:color w:val="0000FF"/>
          <w:sz w:val="11"/>
          <w:szCs w:val="11"/>
        </w:rPr>
        <w:t>EXISTS</w:t>
      </w:r>
      <w:r w:rsidRPr="00671A1C">
        <w:rPr>
          <w:rFonts w:ascii="Menlo" w:hAnsi="Menlo" w:cs="Menlo"/>
          <w:noProof/>
          <w:color w:val="000000"/>
          <w:sz w:val="11"/>
          <w:szCs w:val="11"/>
        </w:rPr>
        <w:t xml:space="preserve"> orders;</w:t>
      </w:r>
    </w:p>
    <w:p w14:paraId="1025F080"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CREATE</w:t>
      </w:r>
      <w:r w:rsidRPr="00671A1C">
        <w:rPr>
          <w:rFonts w:ascii="Menlo" w:hAnsi="Menlo" w:cs="Menlo"/>
          <w:noProof/>
          <w:color w:val="000000"/>
          <w:sz w:val="11"/>
          <w:szCs w:val="11"/>
        </w:rPr>
        <w:t xml:space="preserve"> </w:t>
      </w:r>
      <w:r w:rsidRPr="00671A1C">
        <w:rPr>
          <w:rFonts w:ascii="Menlo" w:hAnsi="Menlo" w:cs="Menlo"/>
          <w:noProof/>
          <w:color w:val="0000FF"/>
          <w:sz w:val="11"/>
          <w:szCs w:val="11"/>
        </w:rPr>
        <w:t>TABLE</w:t>
      </w:r>
      <w:r w:rsidRPr="00671A1C">
        <w:rPr>
          <w:rFonts w:ascii="Menlo" w:hAnsi="Menlo" w:cs="Menlo"/>
          <w:noProof/>
          <w:color w:val="000000"/>
          <w:sz w:val="11"/>
          <w:szCs w:val="11"/>
        </w:rPr>
        <w:t xml:space="preserve"> orders (</w:t>
      </w:r>
    </w:p>
    <w:p w14:paraId="1A881294"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 xml:space="preserve">  id </w:t>
      </w:r>
      <w:r w:rsidRPr="00671A1C">
        <w:rPr>
          <w:rFonts w:ascii="Menlo" w:hAnsi="Menlo" w:cs="Menlo"/>
          <w:noProof/>
          <w:color w:val="0000FF"/>
          <w:sz w:val="11"/>
          <w:szCs w:val="11"/>
        </w:rPr>
        <w:t>bigint</w:t>
      </w:r>
      <w:r w:rsidRPr="00671A1C">
        <w:rPr>
          <w:rFonts w:ascii="Menlo" w:hAnsi="Menlo" w:cs="Menlo"/>
          <w:noProof/>
          <w:color w:val="000000"/>
          <w:sz w:val="11"/>
          <w:szCs w:val="11"/>
        </w:rPr>
        <w:t>(</w:t>
      </w:r>
      <w:r w:rsidRPr="00671A1C">
        <w:rPr>
          <w:rFonts w:ascii="Menlo" w:hAnsi="Menlo" w:cs="Menlo"/>
          <w:noProof/>
          <w:color w:val="098658"/>
          <w:sz w:val="11"/>
          <w:szCs w:val="11"/>
        </w:rPr>
        <w:t>20</w:t>
      </w:r>
      <w:r w:rsidRPr="00671A1C">
        <w:rPr>
          <w:rFonts w:ascii="Menlo" w:hAnsi="Menlo" w:cs="Menlo"/>
          <w:noProof/>
          <w:color w:val="000000"/>
          <w:sz w:val="11"/>
          <w:szCs w:val="11"/>
        </w:rPr>
        <w:t xml:space="preserve">) </w:t>
      </w:r>
      <w:r w:rsidRPr="00671A1C">
        <w:rPr>
          <w:rFonts w:ascii="Menlo" w:hAnsi="Menlo" w:cs="Menlo"/>
          <w:noProof/>
          <w:color w:val="0000FF"/>
          <w:sz w:val="11"/>
          <w:szCs w:val="11"/>
        </w:rPr>
        <w:t>NOT NULL</w:t>
      </w:r>
      <w:r w:rsidRPr="00671A1C">
        <w:rPr>
          <w:rFonts w:ascii="Menlo" w:hAnsi="Menlo" w:cs="Menlo"/>
          <w:noProof/>
          <w:color w:val="000000"/>
          <w:sz w:val="11"/>
          <w:szCs w:val="11"/>
        </w:rPr>
        <w:t>,</w:t>
      </w:r>
    </w:p>
    <w:p w14:paraId="713D7474"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 xml:space="preserve">  </w:t>
      </w:r>
      <w:r w:rsidRPr="00671A1C">
        <w:rPr>
          <w:rFonts w:ascii="Menlo" w:hAnsi="Menlo" w:cs="Menlo"/>
          <w:noProof/>
          <w:color w:val="0000FF"/>
          <w:sz w:val="11"/>
          <w:szCs w:val="11"/>
        </w:rPr>
        <w:t>date</w:t>
      </w:r>
      <w:r w:rsidRPr="00671A1C">
        <w:rPr>
          <w:rFonts w:ascii="Menlo" w:hAnsi="Menlo" w:cs="Menlo"/>
          <w:noProof/>
          <w:color w:val="000000"/>
          <w:sz w:val="11"/>
          <w:szCs w:val="11"/>
        </w:rPr>
        <w:t xml:space="preserve"> </w:t>
      </w:r>
      <w:r w:rsidRPr="00671A1C">
        <w:rPr>
          <w:rFonts w:ascii="Menlo" w:hAnsi="Menlo" w:cs="Menlo"/>
          <w:noProof/>
          <w:color w:val="0000FF"/>
          <w:sz w:val="11"/>
          <w:szCs w:val="11"/>
        </w:rPr>
        <w:t>datetime</w:t>
      </w:r>
      <w:r w:rsidRPr="00671A1C">
        <w:rPr>
          <w:rFonts w:ascii="Menlo" w:hAnsi="Menlo" w:cs="Menlo"/>
          <w:noProof/>
          <w:color w:val="000000"/>
          <w:sz w:val="11"/>
          <w:szCs w:val="11"/>
        </w:rPr>
        <w:t>(</w:t>
      </w:r>
      <w:r w:rsidRPr="00671A1C">
        <w:rPr>
          <w:rFonts w:ascii="Menlo" w:hAnsi="Menlo" w:cs="Menlo"/>
          <w:noProof/>
          <w:color w:val="098658"/>
          <w:sz w:val="11"/>
          <w:szCs w:val="11"/>
        </w:rPr>
        <w:t>6</w:t>
      </w:r>
      <w:r w:rsidRPr="00671A1C">
        <w:rPr>
          <w:rFonts w:ascii="Menlo" w:hAnsi="Menlo" w:cs="Menlo"/>
          <w:noProof/>
          <w:color w:val="000000"/>
          <w:sz w:val="11"/>
          <w:szCs w:val="11"/>
        </w:rPr>
        <w:t xml:space="preserve">) </w:t>
      </w:r>
      <w:r w:rsidRPr="00671A1C">
        <w:rPr>
          <w:rFonts w:ascii="Menlo" w:hAnsi="Menlo" w:cs="Menlo"/>
          <w:noProof/>
          <w:color w:val="0000FF"/>
          <w:sz w:val="11"/>
          <w:szCs w:val="11"/>
        </w:rPr>
        <w:t>NOT NULL</w:t>
      </w:r>
      <w:r w:rsidRPr="00671A1C">
        <w:rPr>
          <w:rFonts w:ascii="Menlo" w:hAnsi="Menlo" w:cs="Menlo"/>
          <w:noProof/>
          <w:color w:val="000000"/>
          <w:sz w:val="11"/>
          <w:szCs w:val="11"/>
        </w:rPr>
        <w:t>,</w:t>
      </w:r>
    </w:p>
    <w:p w14:paraId="5DA98B49"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 xml:space="preserve">  customerid </w:t>
      </w:r>
      <w:r w:rsidRPr="00671A1C">
        <w:rPr>
          <w:rFonts w:ascii="Menlo" w:hAnsi="Menlo" w:cs="Menlo"/>
          <w:noProof/>
          <w:color w:val="0000FF"/>
          <w:sz w:val="11"/>
          <w:szCs w:val="11"/>
        </w:rPr>
        <w:t>bigint</w:t>
      </w:r>
      <w:r w:rsidRPr="00671A1C">
        <w:rPr>
          <w:rFonts w:ascii="Menlo" w:hAnsi="Menlo" w:cs="Menlo"/>
          <w:noProof/>
          <w:color w:val="000000"/>
          <w:sz w:val="11"/>
          <w:szCs w:val="11"/>
        </w:rPr>
        <w:t>(</w:t>
      </w:r>
      <w:r w:rsidRPr="00671A1C">
        <w:rPr>
          <w:rFonts w:ascii="Menlo" w:hAnsi="Menlo" w:cs="Menlo"/>
          <w:noProof/>
          <w:color w:val="098658"/>
          <w:sz w:val="11"/>
          <w:szCs w:val="11"/>
        </w:rPr>
        <w:t>20</w:t>
      </w:r>
      <w:r w:rsidRPr="00671A1C">
        <w:rPr>
          <w:rFonts w:ascii="Menlo" w:hAnsi="Menlo" w:cs="Menlo"/>
          <w:noProof/>
          <w:color w:val="000000"/>
          <w:sz w:val="11"/>
          <w:szCs w:val="11"/>
        </w:rPr>
        <w:t xml:space="preserve">) </w:t>
      </w:r>
      <w:r w:rsidRPr="00671A1C">
        <w:rPr>
          <w:rFonts w:ascii="Menlo" w:hAnsi="Menlo" w:cs="Menlo"/>
          <w:noProof/>
          <w:color w:val="0000FF"/>
          <w:sz w:val="11"/>
          <w:szCs w:val="11"/>
        </w:rPr>
        <w:t>NOT NULL</w:t>
      </w:r>
      <w:r w:rsidRPr="00671A1C">
        <w:rPr>
          <w:rFonts w:ascii="Menlo" w:hAnsi="Menlo" w:cs="Menlo"/>
          <w:noProof/>
          <w:color w:val="000000"/>
          <w:sz w:val="11"/>
          <w:szCs w:val="11"/>
        </w:rPr>
        <w:t>,</w:t>
      </w:r>
    </w:p>
    <w:p w14:paraId="4C51672E"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 xml:space="preserve">  notes </w:t>
      </w:r>
      <w:r w:rsidRPr="00671A1C">
        <w:rPr>
          <w:rFonts w:ascii="Menlo" w:hAnsi="Menlo" w:cs="Menlo"/>
          <w:noProof/>
          <w:color w:val="0000FF"/>
          <w:sz w:val="11"/>
          <w:szCs w:val="11"/>
        </w:rPr>
        <w:t>varchar</w:t>
      </w:r>
      <w:r w:rsidRPr="00671A1C">
        <w:rPr>
          <w:rFonts w:ascii="Menlo" w:hAnsi="Menlo" w:cs="Menlo"/>
          <w:noProof/>
          <w:color w:val="000000"/>
          <w:sz w:val="11"/>
          <w:szCs w:val="11"/>
        </w:rPr>
        <w:t>(</w:t>
      </w:r>
      <w:r w:rsidRPr="00671A1C">
        <w:rPr>
          <w:rFonts w:ascii="Menlo" w:hAnsi="Menlo" w:cs="Menlo"/>
          <w:noProof/>
          <w:color w:val="098658"/>
          <w:sz w:val="11"/>
          <w:szCs w:val="11"/>
        </w:rPr>
        <w:t>255</w:t>
      </w:r>
      <w:r w:rsidRPr="00671A1C">
        <w:rPr>
          <w:rFonts w:ascii="Menlo" w:hAnsi="Menlo" w:cs="Menlo"/>
          <w:noProof/>
          <w:color w:val="000000"/>
          <w:sz w:val="11"/>
          <w:szCs w:val="11"/>
        </w:rPr>
        <w:t xml:space="preserve">) </w:t>
      </w:r>
      <w:r w:rsidRPr="00671A1C">
        <w:rPr>
          <w:rFonts w:ascii="Menlo" w:hAnsi="Menlo" w:cs="Menlo"/>
          <w:noProof/>
          <w:color w:val="0000FF"/>
          <w:sz w:val="11"/>
          <w:szCs w:val="11"/>
        </w:rPr>
        <w:t>NOT NULL</w:t>
      </w:r>
    </w:p>
    <w:p w14:paraId="69F02C9F"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 xml:space="preserve">) ENGINE=InnoDB </w:t>
      </w:r>
      <w:r w:rsidRPr="00671A1C">
        <w:rPr>
          <w:rFonts w:ascii="Menlo" w:hAnsi="Menlo" w:cs="Menlo"/>
          <w:noProof/>
          <w:color w:val="0000FF"/>
          <w:sz w:val="11"/>
          <w:szCs w:val="11"/>
        </w:rPr>
        <w:t>DEFAULT</w:t>
      </w:r>
      <w:r w:rsidRPr="00671A1C">
        <w:rPr>
          <w:rFonts w:ascii="Menlo" w:hAnsi="Menlo" w:cs="Menlo"/>
          <w:noProof/>
          <w:color w:val="000000"/>
          <w:sz w:val="11"/>
          <w:szCs w:val="11"/>
        </w:rPr>
        <w:t xml:space="preserve"> CHARSET=utf8;</w:t>
      </w:r>
    </w:p>
    <w:p w14:paraId="3DECB298" w14:textId="77777777" w:rsidR="00805BB9" w:rsidRPr="00671A1C" w:rsidRDefault="00805BB9" w:rsidP="00805BB9">
      <w:pPr>
        <w:shd w:val="clear" w:color="auto" w:fill="FFFFFF"/>
        <w:rPr>
          <w:rFonts w:ascii="Menlo" w:hAnsi="Menlo" w:cs="Menlo"/>
          <w:noProof/>
          <w:color w:val="000000"/>
          <w:sz w:val="11"/>
          <w:szCs w:val="11"/>
        </w:rPr>
      </w:pPr>
    </w:p>
    <w:p w14:paraId="3C8C3B19" w14:textId="77777777" w:rsidR="00805BB9" w:rsidRPr="00671A1C" w:rsidRDefault="00805BB9" w:rsidP="00805BB9">
      <w:pPr>
        <w:shd w:val="clear" w:color="auto" w:fill="FFFFFF"/>
        <w:rPr>
          <w:rFonts w:ascii="Menlo" w:hAnsi="Menlo" w:cs="Menlo"/>
          <w:color w:val="000000"/>
          <w:sz w:val="11"/>
          <w:szCs w:val="11"/>
        </w:rPr>
      </w:pPr>
      <w:r w:rsidRPr="00671A1C">
        <w:rPr>
          <w:rFonts w:ascii="Menlo" w:hAnsi="Menlo" w:cs="Menlo"/>
          <w:color w:val="008000"/>
          <w:sz w:val="11"/>
          <w:szCs w:val="11"/>
        </w:rPr>
        <w:t>--</w:t>
      </w:r>
    </w:p>
    <w:p w14:paraId="6AC40BAA" w14:textId="77777777" w:rsidR="00805BB9" w:rsidRPr="00671A1C" w:rsidRDefault="00805BB9" w:rsidP="00805BB9">
      <w:pPr>
        <w:shd w:val="clear" w:color="auto" w:fill="FFFFFF"/>
        <w:rPr>
          <w:rFonts w:ascii="Menlo" w:hAnsi="Menlo" w:cs="Menlo"/>
          <w:color w:val="000000"/>
          <w:sz w:val="11"/>
          <w:szCs w:val="11"/>
        </w:rPr>
      </w:pPr>
      <w:r w:rsidRPr="00671A1C">
        <w:rPr>
          <w:rFonts w:ascii="Menlo" w:hAnsi="Menlo" w:cs="Menlo"/>
          <w:color w:val="008000"/>
          <w:sz w:val="11"/>
          <w:szCs w:val="11"/>
        </w:rPr>
        <w:lastRenderedPageBreak/>
        <w:t>-- Dumping data for table orders</w:t>
      </w:r>
    </w:p>
    <w:p w14:paraId="7E0073F0" w14:textId="77777777" w:rsidR="00805BB9" w:rsidRPr="00671A1C" w:rsidRDefault="00805BB9" w:rsidP="00805BB9">
      <w:pPr>
        <w:shd w:val="clear" w:color="auto" w:fill="FFFFFF"/>
        <w:rPr>
          <w:rFonts w:ascii="Menlo" w:hAnsi="Menlo" w:cs="Menlo"/>
          <w:color w:val="000000"/>
          <w:sz w:val="11"/>
          <w:szCs w:val="11"/>
        </w:rPr>
      </w:pPr>
      <w:r w:rsidRPr="00671A1C">
        <w:rPr>
          <w:rFonts w:ascii="Menlo" w:hAnsi="Menlo" w:cs="Menlo"/>
          <w:color w:val="008000"/>
          <w:sz w:val="11"/>
          <w:szCs w:val="11"/>
        </w:rPr>
        <w:t>--</w:t>
      </w:r>
    </w:p>
    <w:p w14:paraId="726CAFB3" w14:textId="77777777" w:rsidR="00805BB9" w:rsidRPr="00671A1C" w:rsidRDefault="00805BB9" w:rsidP="00805BB9">
      <w:pPr>
        <w:shd w:val="clear" w:color="auto" w:fill="FFFFFF"/>
        <w:rPr>
          <w:rFonts w:ascii="Menlo" w:hAnsi="Menlo" w:cs="Menlo"/>
          <w:noProof/>
          <w:color w:val="000000"/>
          <w:sz w:val="11"/>
          <w:szCs w:val="11"/>
        </w:rPr>
      </w:pPr>
    </w:p>
    <w:p w14:paraId="4E9D6D6C"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INSERT INTO</w:t>
      </w:r>
      <w:r w:rsidRPr="00671A1C">
        <w:rPr>
          <w:rFonts w:ascii="Menlo" w:hAnsi="Menlo" w:cs="Menlo"/>
          <w:noProof/>
          <w:color w:val="000000"/>
          <w:sz w:val="11"/>
          <w:szCs w:val="11"/>
        </w:rPr>
        <w:t xml:space="preserve"> orders (id, </w:t>
      </w:r>
      <w:r w:rsidRPr="00671A1C">
        <w:rPr>
          <w:rFonts w:ascii="Menlo" w:hAnsi="Menlo" w:cs="Menlo"/>
          <w:noProof/>
          <w:color w:val="0000FF"/>
          <w:sz w:val="11"/>
          <w:szCs w:val="11"/>
        </w:rPr>
        <w:t>date</w:t>
      </w:r>
      <w:r w:rsidRPr="00671A1C">
        <w:rPr>
          <w:rFonts w:ascii="Menlo" w:hAnsi="Menlo" w:cs="Menlo"/>
          <w:noProof/>
          <w:color w:val="000000"/>
          <w:sz w:val="11"/>
          <w:szCs w:val="11"/>
        </w:rPr>
        <w:t xml:space="preserve">, customerid, notes) </w:t>
      </w:r>
      <w:r w:rsidRPr="00671A1C">
        <w:rPr>
          <w:rFonts w:ascii="Menlo" w:hAnsi="Menlo" w:cs="Menlo"/>
          <w:noProof/>
          <w:color w:val="0000FF"/>
          <w:sz w:val="11"/>
          <w:szCs w:val="11"/>
        </w:rPr>
        <w:t>VALUES</w:t>
      </w:r>
    </w:p>
    <w:p w14:paraId="087BAAC5"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w:t>
      </w:r>
      <w:r w:rsidRPr="00671A1C">
        <w:rPr>
          <w:rFonts w:ascii="Menlo" w:hAnsi="Menlo" w:cs="Menlo"/>
          <w:noProof/>
          <w:color w:val="098658"/>
          <w:sz w:val="11"/>
          <w:szCs w:val="11"/>
        </w:rPr>
        <w:t>1</w:t>
      </w:r>
      <w:r w:rsidRPr="00671A1C">
        <w:rPr>
          <w:rFonts w:ascii="Menlo" w:hAnsi="Menlo" w:cs="Menlo"/>
          <w:noProof/>
          <w:color w:val="000000"/>
          <w:sz w:val="11"/>
          <w:szCs w:val="11"/>
        </w:rPr>
        <w:t xml:space="preserve">, </w:t>
      </w:r>
      <w:r w:rsidRPr="00671A1C">
        <w:rPr>
          <w:rFonts w:ascii="Menlo" w:hAnsi="Menlo" w:cs="Menlo"/>
          <w:noProof/>
          <w:color w:val="A31515"/>
          <w:sz w:val="11"/>
          <w:szCs w:val="11"/>
        </w:rPr>
        <w:t>'2024-01-01 00:00:00.000000'</w:t>
      </w:r>
      <w:r w:rsidRPr="00671A1C">
        <w:rPr>
          <w:rFonts w:ascii="Menlo" w:hAnsi="Menlo" w:cs="Menlo"/>
          <w:noProof/>
          <w:color w:val="000000"/>
          <w:sz w:val="11"/>
          <w:szCs w:val="11"/>
        </w:rPr>
        <w:t xml:space="preserve">, </w:t>
      </w:r>
      <w:r w:rsidRPr="00671A1C">
        <w:rPr>
          <w:rFonts w:ascii="Menlo" w:hAnsi="Menlo" w:cs="Menlo"/>
          <w:noProof/>
          <w:color w:val="098658"/>
          <w:sz w:val="11"/>
          <w:szCs w:val="11"/>
        </w:rPr>
        <w:t>1</w:t>
      </w:r>
      <w:r w:rsidRPr="00671A1C">
        <w:rPr>
          <w:rFonts w:ascii="Menlo" w:hAnsi="Menlo" w:cs="Menlo"/>
          <w:noProof/>
          <w:color w:val="000000"/>
          <w:sz w:val="11"/>
          <w:szCs w:val="11"/>
        </w:rPr>
        <w:t xml:space="preserve">, </w:t>
      </w:r>
      <w:r w:rsidRPr="00671A1C">
        <w:rPr>
          <w:rFonts w:ascii="Menlo" w:hAnsi="Menlo" w:cs="Menlo"/>
          <w:noProof/>
          <w:color w:val="A31515"/>
          <w:sz w:val="11"/>
          <w:szCs w:val="11"/>
        </w:rPr>
        <w:t>'Customer requested a fast delivery.'</w:t>
      </w:r>
      <w:r w:rsidRPr="00671A1C">
        <w:rPr>
          <w:rFonts w:ascii="Menlo" w:hAnsi="Menlo" w:cs="Menlo"/>
          <w:noProof/>
          <w:color w:val="000000"/>
          <w:sz w:val="11"/>
          <w:szCs w:val="11"/>
        </w:rPr>
        <w:t>),</w:t>
      </w:r>
    </w:p>
    <w:p w14:paraId="0B52F593"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w:t>
      </w:r>
      <w:r w:rsidRPr="00671A1C">
        <w:rPr>
          <w:rFonts w:ascii="Menlo" w:hAnsi="Menlo" w:cs="Menlo"/>
          <w:noProof/>
          <w:color w:val="098658"/>
          <w:sz w:val="11"/>
          <w:szCs w:val="11"/>
        </w:rPr>
        <w:t>3</w:t>
      </w:r>
      <w:r w:rsidRPr="00671A1C">
        <w:rPr>
          <w:rFonts w:ascii="Menlo" w:hAnsi="Menlo" w:cs="Menlo"/>
          <w:noProof/>
          <w:color w:val="000000"/>
          <w:sz w:val="11"/>
          <w:szCs w:val="11"/>
        </w:rPr>
        <w:t xml:space="preserve">, </w:t>
      </w:r>
      <w:r w:rsidRPr="00671A1C">
        <w:rPr>
          <w:rFonts w:ascii="Menlo" w:hAnsi="Menlo" w:cs="Menlo"/>
          <w:noProof/>
          <w:color w:val="A31515"/>
          <w:sz w:val="11"/>
          <w:szCs w:val="11"/>
        </w:rPr>
        <w:t>'2024-01-03 00:00:00.000000'</w:t>
      </w:r>
      <w:r w:rsidRPr="00671A1C">
        <w:rPr>
          <w:rFonts w:ascii="Menlo" w:hAnsi="Menlo" w:cs="Menlo"/>
          <w:noProof/>
          <w:color w:val="000000"/>
          <w:sz w:val="11"/>
          <w:szCs w:val="11"/>
        </w:rPr>
        <w:t xml:space="preserve">, </w:t>
      </w:r>
      <w:r w:rsidRPr="00671A1C">
        <w:rPr>
          <w:rFonts w:ascii="Menlo" w:hAnsi="Menlo" w:cs="Menlo"/>
          <w:noProof/>
          <w:color w:val="098658"/>
          <w:sz w:val="11"/>
          <w:szCs w:val="11"/>
        </w:rPr>
        <w:t>3</w:t>
      </w:r>
      <w:r w:rsidRPr="00671A1C">
        <w:rPr>
          <w:rFonts w:ascii="Menlo" w:hAnsi="Menlo" w:cs="Menlo"/>
          <w:noProof/>
          <w:color w:val="000000"/>
          <w:sz w:val="11"/>
          <w:szCs w:val="11"/>
        </w:rPr>
        <w:t xml:space="preserve">, </w:t>
      </w:r>
      <w:r w:rsidRPr="00671A1C">
        <w:rPr>
          <w:rFonts w:ascii="Menlo" w:hAnsi="Menlo" w:cs="Menlo"/>
          <w:noProof/>
          <w:color w:val="A31515"/>
          <w:sz w:val="11"/>
          <w:szCs w:val="11"/>
        </w:rPr>
        <w:t>'This is for a birthday. \n Special message included.'</w:t>
      </w:r>
      <w:r w:rsidRPr="00671A1C">
        <w:rPr>
          <w:rFonts w:ascii="Menlo" w:hAnsi="Menlo" w:cs="Menlo"/>
          <w:noProof/>
          <w:color w:val="000000"/>
          <w:sz w:val="11"/>
          <w:szCs w:val="11"/>
        </w:rPr>
        <w:t>),</w:t>
      </w:r>
    </w:p>
    <w:p w14:paraId="08A3D01D"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w:t>
      </w:r>
      <w:r w:rsidRPr="00671A1C">
        <w:rPr>
          <w:rFonts w:ascii="Menlo" w:hAnsi="Menlo" w:cs="Menlo"/>
          <w:noProof/>
          <w:color w:val="098658"/>
          <w:sz w:val="11"/>
          <w:szCs w:val="11"/>
        </w:rPr>
        <w:t>4</w:t>
      </w:r>
      <w:r w:rsidRPr="00671A1C">
        <w:rPr>
          <w:rFonts w:ascii="Menlo" w:hAnsi="Menlo" w:cs="Menlo"/>
          <w:noProof/>
          <w:color w:val="000000"/>
          <w:sz w:val="11"/>
          <w:szCs w:val="11"/>
        </w:rPr>
        <w:t xml:space="preserve">, </w:t>
      </w:r>
      <w:r w:rsidRPr="00671A1C">
        <w:rPr>
          <w:rFonts w:ascii="Menlo" w:hAnsi="Menlo" w:cs="Menlo"/>
          <w:noProof/>
          <w:color w:val="A31515"/>
          <w:sz w:val="11"/>
          <w:szCs w:val="11"/>
        </w:rPr>
        <w:t>'2024-01-04 00:00:00.000000'</w:t>
      </w:r>
      <w:r w:rsidRPr="00671A1C">
        <w:rPr>
          <w:rFonts w:ascii="Menlo" w:hAnsi="Menlo" w:cs="Menlo"/>
          <w:noProof/>
          <w:color w:val="000000"/>
          <w:sz w:val="11"/>
          <w:szCs w:val="11"/>
        </w:rPr>
        <w:t xml:space="preserve">, </w:t>
      </w:r>
      <w:r w:rsidRPr="00671A1C">
        <w:rPr>
          <w:rFonts w:ascii="Menlo" w:hAnsi="Menlo" w:cs="Menlo"/>
          <w:noProof/>
          <w:color w:val="098658"/>
          <w:sz w:val="11"/>
          <w:szCs w:val="11"/>
        </w:rPr>
        <w:t>4</w:t>
      </w:r>
      <w:r w:rsidRPr="00671A1C">
        <w:rPr>
          <w:rFonts w:ascii="Menlo" w:hAnsi="Menlo" w:cs="Menlo"/>
          <w:noProof/>
          <w:color w:val="000000"/>
          <w:sz w:val="11"/>
          <w:szCs w:val="11"/>
        </w:rPr>
        <w:t xml:space="preserve">, </w:t>
      </w:r>
      <w:r w:rsidRPr="00671A1C">
        <w:rPr>
          <w:rFonts w:ascii="Menlo" w:hAnsi="Menlo" w:cs="Menlo"/>
          <w:noProof/>
          <w:color w:val="A31515"/>
          <w:sz w:val="11"/>
          <w:szCs w:val="11"/>
        </w:rPr>
        <w:t>'Specific delivery time for after 5 pm'</w:t>
      </w:r>
      <w:r w:rsidRPr="00671A1C">
        <w:rPr>
          <w:rFonts w:ascii="Menlo" w:hAnsi="Menlo" w:cs="Menlo"/>
          <w:noProof/>
          <w:color w:val="000000"/>
          <w:sz w:val="11"/>
          <w:szCs w:val="11"/>
        </w:rPr>
        <w:t>),</w:t>
      </w:r>
    </w:p>
    <w:p w14:paraId="0F73957F"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w:t>
      </w:r>
      <w:r w:rsidRPr="00671A1C">
        <w:rPr>
          <w:rFonts w:ascii="Menlo" w:hAnsi="Menlo" w:cs="Menlo"/>
          <w:noProof/>
          <w:color w:val="098658"/>
          <w:sz w:val="11"/>
          <w:szCs w:val="11"/>
        </w:rPr>
        <w:t>5</w:t>
      </w:r>
      <w:r w:rsidRPr="00671A1C">
        <w:rPr>
          <w:rFonts w:ascii="Menlo" w:hAnsi="Menlo" w:cs="Menlo"/>
          <w:noProof/>
          <w:color w:val="000000"/>
          <w:sz w:val="11"/>
          <w:szCs w:val="11"/>
        </w:rPr>
        <w:t xml:space="preserve">, </w:t>
      </w:r>
      <w:r w:rsidRPr="00671A1C">
        <w:rPr>
          <w:rFonts w:ascii="Menlo" w:hAnsi="Menlo" w:cs="Menlo"/>
          <w:noProof/>
          <w:color w:val="A31515"/>
          <w:sz w:val="11"/>
          <w:szCs w:val="11"/>
        </w:rPr>
        <w:t>'2024-01-05 00:00:00.000000'</w:t>
      </w:r>
      <w:r w:rsidRPr="00671A1C">
        <w:rPr>
          <w:rFonts w:ascii="Menlo" w:hAnsi="Menlo" w:cs="Menlo"/>
          <w:noProof/>
          <w:color w:val="000000"/>
          <w:sz w:val="11"/>
          <w:szCs w:val="11"/>
        </w:rPr>
        <w:t xml:space="preserve">, </w:t>
      </w:r>
      <w:r w:rsidRPr="00671A1C">
        <w:rPr>
          <w:rFonts w:ascii="Menlo" w:hAnsi="Menlo" w:cs="Menlo"/>
          <w:noProof/>
          <w:color w:val="098658"/>
          <w:sz w:val="11"/>
          <w:szCs w:val="11"/>
        </w:rPr>
        <w:t>5</w:t>
      </w:r>
      <w:r w:rsidRPr="00671A1C">
        <w:rPr>
          <w:rFonts w:ascii="Menlo" w:hAnsi="Menlo" w:cs="Menlo"/>
          <w:noProof/>
          <w:color w:val="000000"/>
          <w:sz w:val="11"/>
          <w:szCs w:val="11"/>
        </w:rPr>
        <w:t xml:space="preserve">, </w:t>
      </w:r>
      <w:r w:rsidRPr="00671A1C">
        <w:rPr>
          <w:rFonts w:ascii="Menlo" w:hAnsi="Menlo" w:cs="Menlo"/>
          <w:noProof/>
          <w:color w:val="A31515"/>
          <w:sz w:val="11"/>
          <w:szCs w:val="11"/>
        </w:rPr>
        <w:t>'Please use eco-friendly packaging.'</w:t>
      </w:r>
      <w:r w:rsidRPr="00671A1C">
        <w:rPr>
          <w:rFonts w:ascii="Menlo" w:hAnsi="Menlo" w:cs="Menlo"/>
          <w:noProof/>
          <w:color w:val="000000"/>
          <w:sz w:val="11"/>
          <w:szCs w:val="11"/>
        </w:rPr>
        <w:t>),</w:t>
      </w:r>
    </w:p>
    <w:p w14:paraId="603ADC03"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w:t>
      </w:r>
      <w:r w:rsidRPr="00671A1C">
        <w:rPr>
          <w:rFonts w:ascii="Menlo" w:hAnsi="Menlo" w:cs="Menlo"/>
          <w:noProof/>
          <w:color w:val="098658"/>
          <w:sz w:val="11"/>
          <w:szCs w:val="11"/>
        </w:rPr>
        <w:t>7</w:t>
      </w:r>
      <w:r w:rsidRPr="00671A1C">
        <w:rPr>
          <w:rFonts w:ascii="Menlo" w:hAnsi="Menlo" w:cs="Menlo"/>
          <w:noProof/>
          <w:color w:val="000000"/>
          <w:sz w:val="11"/>
          <w:szCs w:val="11"/>
        </w:rPr>
        <w:t xml:space="preserve">, </w:t>
      </w:r>
      <w:r w:rsidRPr="00671A1C">
        <w:rPr>
          <w:rFonts w:ascii="Menlo" w:hAnsi="Menlo" w:cs="Menlo"/>
          <w:noProof/>
          <w:color w:val="A31515"/>
          <w:sz w:val="11"/>
          <w:szCs w:val="11"/>
        </w:rPr>
        <w:t>'2024-01-07 00:00:00.000000'</w:t>
      </w:r>
      <w:r w:rsidRPr="00671A1C">
        <w:rPr>
          <w:rFonts w:ascii="Menlo" w:hAnsi="Menlo" w:cs="Menlo"/>
          <w:noProof/>
          <w:color w:val="000000"/>
          <w:sz w:val="11"/>
          <w:szCs w:val="11"/>
        </w:rPr>
        <w:t xml:space="preserve">, </w:t>
      </w:r>
      <w:r w:rsidRPr="00671A1C">
        <w:rPr>
          <w:rFonts w:ascii="Menlo" w:hAnsi="Menlo" w:cs="Menlo"/>
          <w:noProof/>
          <w:color w:val="098658"/>
          <w:sz w:val="11"/>
          <w:szCs w:val="11"/>
        </w:rPr>
        <w:t>2</w:t>
      </w:r>
      <w:r w:rsidRPr="00671A1C">
        <w:rPr>
          <w:rFonts w:ascii="Menlo" w:hAnsi="Menlo" w:cs="Menlo"/>
          <w:noProof/>
          <w:color w:val="000000"/>
          <w:sz w:val="11"/>
          <w:szCs w:val="11"/>
        </w:rPr>
        <w:t xml:space="preserve">, </w:t>
      </w:r>
      <w:r w:rsidRPr="00671A1C">
        <w:rPr>
          <w:rFonts w:ascii="Menlo" w:hAnsi="Menlo" w:cs="Menlo"/>
          <w:noProof/>
          <w:color w:val="A31515"/>
          <w:sz w:val="11"/>
          <w:szCs w:val="11"/>
        </w:rPr>
        <w:t>'Customer requested an expedited shipping.'</w:t>
      </w:r>
      <w:r w:rsidRPr="00671A1C">
        <w:rPr>
          <w:rFonts w:ascii="Menlo" w:hAnsi="Menlo" w:cs="Menlo"/>
          <w:noProof/>
          <w:color w:val="000000"/>
          <w:sz w:val="11"/>
          <w:szCs w:val="11"/>
        </w:rPr>
        <w:t>),</w:t>
      </w:r>
    </w:p>
    <w:p w14:paraId="4D1745BE"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w:t>
      </w:r>
      <w:r w:rsidRPr="00671A1C">
        <w:rPr>
          <w:rFonts w:ascii="Menlo" w:hAnsi="Menlo" w:cs="Menlo"/>
          <w:noProof/>
          <w:color w:val="098658"/>
          <w:sz w:val="11"/>
          <w:szCs w:val="11"/>
        </w:rPr>
        <w:t>12</w:t>
      </w:r>
      <w:r w:rsidRPr="00671A1C">
        <w:rPr>
          <w:rFonts w:ascii="Menlo" w:hAnsi="Menlo" w:cs="Menlo"/>
          <w:noProof/>
          <w:color w:val="000000"/>
          <w:sz w:val="11"/>
          <w:szCs w:val="11"/>
        </w:rPr>
        <w:t xml:space="preserve">, </w:t>
      </w:r>
      <w:r w:rsidRPr="00671A1C">
        <w:rPr>
          <w:rFonts w:ascii="Menlo" w:hAnsi="Menlo" w:cs="Menlo"/>
          <w:noProof/>
          <w:color w:val="A31515"/>
          <w:sz w:val="11"/>
          <w:szCs w:val="11"/>
        </w:rPr>
        <w:t>'2024-01-12 00:00:00.000000'</w:t>
      </w:r>
      <w:r w:rsidRPr="00671A1C">
        <w:rPr>
          <w:rFonts w:ascii="Menlo" w:hAnsi="Menlo" w:cs="Menlo"/>
          <w:noProof/>
          <w:color w:val="000000"/>
          <w:sz w:val="11"/>
          <w:szCs w:val="11"/>
        </w:rPr>
        <w:t xml:space="preserve">, </w:t>
      </w:r>
      <w:r w:rsidRPr="00671A1C">
        <w:rPr>
          <w:rFonts w:ascii="Menlo" w:hAnsi="Menlo" w:cs="Menlo"/>
          <w:noProof/>
          <w:color w:val="098658"/>
          <w:sz w:val="11"/>
          <w:szCs w:val="11"/>
        </w:rPr>
        <w:t>2</w:t>
      </w:r>
      <w:r w:rsidRPr="00671A1C">
        <w:rPr>
          <w:rFonts w:ascii="Menlo" w:hAnsi="Menlo" w:cs="Menlo"/>
          <w:noProof/>
          <w:color w:val="000000"/>
          <w:sz w:val="11"/>
          <w:szCs w:val="11"/>
        </w:rPr>
        <w:t xml:space="preserve">, </w:t>
      </w:r>
      <w:r w:rsidRPr="00671A1C">
        <w:rPr>
          <w:rFonts w:ascii="Menlo" w:hAnsi="Menlo" w:cs="Menlo"/>
          <w:noProof/>
          <w:color w:val="A31515"/>
          <w:sz w:val="11"/>
          <w:szCs w:val="11"/>
        </w:rPr>
        <w:t>'Customer requested a return label.'</w:t>
      </w:r>
      <w:r w:rsidRPr="00671A1C">
        <w:rPr>
          <w:rFonts w:ascii="Menlo" w:hAnsi="Menlo" w:cs="Menlo"/>
          <w:noProof/>
          <w:color w:val="000000"/>
          <w:sz w:val="11"/>
          <w:szCs w:val="11"/>
        </w:rPr>
        <w:t>),</w:t>
      </w:r>
    </w:p>
    <w:p w14:paraId="10DB5E05"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w:t>
      </w:r>
      <w:r w:rsidRPr="00671A1C">
        <w:rPr>
          <w:rFonts w:ascii="Menlo" w:hAnsi="Menlo" w:cs="Menlo"/>
          <w:noProof/>
          <w:color w:val="098658"/>
          <w:sz w:val="11"/>
          <w:szCs w:val="11"/>
        </w:rPr>
        <w:t>15</w:t>
      </w:r>
      <w:r w:rsidRPr="00671A1C">
        <w:rPr>
          <w:rFonts w:ascii="Menlo" w:hAnsi="Menlo" w:cs="Menlo"/>
          <w:noProof/>
          <w:color w:val="000000"/>
          <w:sz w:val="11"/>
          <w:szCs w:val="11"/>
        </w:rPr>
        <w:t xml:space="preserve">, </w:t>
      </w:r>
      <w:r w:rsidRPr="00671A1C">
        <w:rPr>
          <w:rFonts w:ascii="Menlo" w:hAnsi="Menlo" w:cs="Menlo"/>
          <w:noProof/>
          <w:color w:val="A31515"/>
          <w:sz w:val="11"/>
          <w:szCs w:val="11"/>
        </w:rPr>
        <w:t>'2024-01-15 00:00:00.000000'</w:t>
      </w:r>
      <w:r w:rsidRPr="00671A1C">
        <w:rPr>
          <w:rFonts w:ascii="Menlo" w:hAnsi="Menlo" w:cs="Menlo"/>
          <w:noProof/>
          <w:color w:val="000000"/>
          <w:sz w:val="11"/>
          <w:szCs w:val="11"/>
        </w:rPr>
        <w:t xml:space="preserve">, </w:t>
      </w:r>
      <w:r w:rsidRPr="00671A1C">
        <w:rPr>
          <w:rFonts w:ascii="Menlo" w:hAnsi="Menlo" w:cs="Menlo"/>
          <w:noProof/>
          <w:color w:val="098658"/>
          <w:sz w:val="11"/>
          <w:szCs w:val="11"/>
        </w:rPr>
        <w:t>5</w:t>
      </w:r>
      <w:r w:rsidRPr="00671A1C">
        <w:rPr>
          <w:rFonts w:ascii="Menlo" w:hAnsi="Menlo" w:cs="Menlo"/>
          <w:noProof/>
          <w:color w:val="000000"/>
          <w:sz w:val="11"/>
          <w:szCs w:val="11"/>
        </w:rPr>
        <w:t xml:space="preserve">, </w:t>
      </w:r>
      <w:r w:rsidRPr="00671A1C">
        <w:rPr>
          <w:rFonts w:ascii="Menlo" w:hAnsi="Menlo" w:cs="Menlo"/>
          <w:noProof/>
          <w:color w:val="A31515"/>
          <w:sz w:val="11"/>
          <w:szCs w:val="11"/>
        </w:rPr>
        <w:t>'Customer requested a price match.'</w:t>
      </w:r>
      <w:r w:rsidRPr="00671A1C">
        <w:rPr>
          <w:rFonts w:ascii="Menlo" w:hAnsi="Menlo" w:cs="Menlo"/>
          <w:noProof/>
          <w:color w:val="000000"/>
          <w:sz w:val="11"/>
          <w:szCs w:val="11"/>
        </w:rPr>
        <w:t>),</w:t>
      </w:r>
    </w:p>
    <w:p w14:paraId="4AB2B10B"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w:t>
      </w:r>
      <w:r w:rsidRPr="00671A1C">
        <w:rPr>
          <w:rFonts w:ascii="Menlo" w:hAnsi="Menlo" w:cs="Menlo"/>
          <w:noProof/>
          <w:color w:val="098658"/>
          <w:sz w:val="11"/>
          <w:szCs w:val="11"/>
        </w:rPr>
        <w:t>16</w:t>
      </w:r>
      <w:r w:rsidRPr="00671A1C">
        <w:rPr>
          <w:rFonts w:ascii="Menlo" w:hAnsi="Menlo" w:cs="Menlo"/>
          <w:noProof/>
          <w:color w:val="000000"/>
          <w:sz w:val="11"/>
          <w:szCs w:val="11"/>
        </w:rPr>
        <w:t xml:space="preserve">, </w:t>
      </w:r>
      <w:r w:rsidRPr="00671A1C">
        <w:rPr>
          <w:rFonts w:ascii="Menlo" w:hAnsi="Menlo" w:cs="Menlo"/>
          <w:noProof/>
          <w:color w:val="A31515"/>
          <w:sz w:val="11"/>
          <w:szCs w:val="11"/>
        </w:rPr>
        <w:t>'2024-01-16 00:00:00.000000'</w:t>
      </w:r>
      <w:r w:rsidRPr="00671A1C">
        <w:rPr>
          <w:rFonts w:ascii="Menlo" w:hAnsi="Menlo" w:cs="Menlo"/>
          <w:noProof/>
          <w:color w:val="000000"/>
          <w:sz w:val="11"/>
          <w:szCs w:val="11"/>
        </w:rPr>
        <w:t xml:space="preserve">, </w:t>
      </w:r>
      <w:r w:rsidRPr="00671A1C">
        <w:rPr>
          <w:rFonts w:ascii="Menlo" w:hAnsi="Menlo" w:cs="Menlo"/>
          <w:noProof/>
          <w:color w:val="098658"/>
          <w:sz w:val="11"/>
          <w:szCs w:val="11"/>
        </w:rPr>
        <w:t>1</w:t>
      </w:r>
      <w:r w:rsidRPr="00671A1C">
        <w:rPr>
          <w:rFonts w:ascii="Menlo" w:hAnsi="Menlo" w:cs="Menlo"/>
          <w:noProof/>
          <w:color w:val="000000"/>
          <w:sz w:val="11"/>
          <w:szCs w:val="11"/>
        </w:rPr>
        <w:t xml:space="preserve">, </w:t>
      </w:r>
      <w:r w:rsidRPr="00671A1C">
        <w:rPr>
          <w:rFonts w:ascii="Menlo" w:hAnsi="Menlo" w:cs="Menlo"/>
          <w:noProof/>
          <w:color w:val="A31515"/>
          <w:sz w:val="11"/>
          <w:szCs w:val="11"/>
        </w:rPr>
        <w:t>'Customer wanted to track the shipment.'</w:t>
      </w:r>
      <w:r w:rsidRPr="00671A1C">
        <w:rPr>
          <w:rFonts w:ascii="Menlo" w:hAnsi="Menlo" w:cs="Menlo"/>
          <w:noProof/>
          <w:color w:val="000000"/>
          <w:sz w:val="11"/>
          <w:szCs w:val="11"/>
        </w:rPr>
        <w:t>),</w:t>
      </w:r>
    </w:p>
    <w:p w14:paraId="443EDAEC"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w:t>
      </w:r>
      <w:r w:rsidRPr="00671A1C">
        <w:rPr>
          <w:rFonts w:ascii="Menlo" w:hAnsi="Menlo" w:cs="Menlo"/>
          <w:noProof/>
          <w:color w:val="098658"/>
          <w:sz w:val="11"/>
          <w:szCs w:val="11"/>
        </w:rPr>
        <w:t>18</w:t>
      </w:r>
      <w:r w:rsidRPr="00671A1C">
        <w:rPr>
          <w:rFonts w:ascii="Menlo" w:hAnsi="Menlo" w:cs="Menlo"/>
          <w:noProof/>
          <w:color w:val="000000"/>
          <w:sz w:val="11"/>
          <w:szCs w:val="11"/>
        </w:rPr>
        <w:t xml:space="preserve">, </w:t>
      </w:r>
      <w:r w:rsidRPr="00671A1C">
        <w:rPr>
          <w:rFonts w:ascii="Menlo" w:hAnsi="Menlo" w:cs="Menlo"/>
          <w:noProof/>
          <w:color w:val="A31515"/>
          <w:sz w:val="11"/>
          <w:szCs w:val="11"/>
        </w:rPr>
        <w:t>'2024-01-18 00:00:00.000000'</w:t>
      </w:r>
      <w:r w:rsidRPr="00671A1C">
        <w:rPr>
          <w:rFonts w:ascii="Menlo" w:hAnsi="Menlo" w:cs="Menlo"/>
          <w:noProof/>
          <w:color w:val="000000"/>
          <w:sz w:val="11"/>
          <w:szCs w:val="11"/>
        </w:rPr>
        <w:t xml:space="preserve">, </w:t>
      </w:r>
      <w:r w:rsidRPr="00671A1C">
        <w:rPr>
          <w:rFonts w:ascii="Menlo" w:hAnsi="Menlo" w:cs="Menlo"/>
          <w:noProof/>
          <w:color w:val="098658"/>
          <w:sz w:val="11"/>
          <w:szCs w:val="11"/>
        </w:rPr>
        <w:t>3</w:t>
      </w:r>
      <w:r w:rsidRPr="00671A1C">
        <w:rPr>
          <w:rFonts w:ascii="Menlo" w:hAnsi="Menlo" w:cs="Menlo"/>
          <w:noProof/>
          <w:color w:val="000000"/>
          <w:sz w:val="11"/>
          <w:szCs w:val="11"/>
        </w:rPr>
        <w:t xml:space="preserve">, </w:t>
      </w:r>
      <w:r w:rsidRPr="00671A1C">
        <w:rPr>
          <w:rFonts w:ascii="Menlo" w:hAnsi="Menlo" w:cs="Menlo"/>
          <w:noProof/>
          <w:color w:val="A31515"/>
          <w:sz w:val="11"/>
          <w:szCs w:val="11"/>
        </w:rPr>
        <w:t>'Customer requested an extended warranty.'</w:t>
      </w:r>
      <w:r w:rsidRPr="00671A1C">
        <w:rPr>
          <w:rFonts w:ascii="Menlo" w:hAnsi="Menlo" w:cs="Menlo"/>
          <w:noProof/>
          <w:color w:val="000000"/>
          <w:sz w:val="11"/>
          <w:szCs w:val="11"/>
        </w:rPr>
        <w:t>);</w:t>
      </w:r>
    </w:p>
    <w:p w14:paraId="3A61671A" w14:textId="77777777" w:rsidR="00805BB9" w:rsidRPr="00671A1C" w:rsidRDefault="00805BB9" w:rsidP="00805BB9">
      <w:pPr>
        <w:shd w:val="clear" w:color="auto" w:fill="FFFFFF"/>
        <w:rPr>
          <w:rFonts w:ascii="Menlo" w:hAnsi="Menlo" w:cs="Menlo"/>
          <w:noProof/>
          <w:color w:val="000000"/>
          <w:sz w:val="11"/>
          <w:szCs w:val="11"/>
        </w:rPr>
      </w:pPr>
    </w:p>
    <w:p w14:paraId="45BD2258"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w:t>
      </w:r>
    </w:p>
    <w:p w14:paraId="03DB51E7" w14:textId="77777777" w:rsidR="00805BB9" w:rsidRPr="00671A1C" w:rsidRDefault="00805BB9" w:rsidP="00805BB9">
      <w:pPr>
        <w:shd w:val="clear" w:color="auto" w:fill="FFFFFF"/>
        <w:rPr>
          <w:rFonts w:ascii="Menlo" w:hAnsi="Menlo" w:cs="Menlo"/>
          <w:noProof/>
          <w:color w:val="000000"/>
          <w:sz w:val="11"/>
          <w:szCs w:val="11"/>
        </w:rPr>
      </w:pPr>
    </w:p>
    <w:p w14:paraId="0FE1CCC8"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6479E188"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Table structure for table users</w:t>
      </w:r>
    </w:p>
    <w:p w14:paraId="32CE062F"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24D00282" w14:textId="77777777" w:rsidR="00805BB9" w:rsidRPr="00671A1C" w:rsidRDefault="00805BB9" w:rsidP="00805BB9">
      <w:pPr>
        <w:shd w:val="clear" w:color="auto" w:fill="FFFFFF"/>
        <w:rPr>
          <w:rFonts w:ascii="Menlo" w:hAnsi="Menlo" w:cs="Menlo"/>
          <w:noProof/>
          <w:color w:val="000000"/>
          <w:sz w:val="11"/>
          <w:szCs w:val="11"/>
        </w:rPr>
      </w:pPr>
    </w:p>
    <w:p w14:paraId="5AFCE900"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DROP</w:t>
      </w:r>
      <w:r w:rsidRPr="00671A1C">
        <w:rPr>
          <w:rFonts w:ascii="Menlo" w:hAnsi="Menlo" w:cs="Menlo"/>
          <w:noProof/>
          <w:color w:val="000000"/>
          <w:sz w:val="11"/>
          <w:szCs w:val="11"/>
        </w:rPr>
        <w:t xml:space="preserve"> </w:t>
      </w:r>
      <w:r w:rsidRPr="00671A1C">
        <w:rPr>
          <w:rFonts w:ascii="Menlo" w:hAnsi="Menlo" w:cs="Menlo"/>
          <w:noProof/>
          <w:color w:val="0000FF"/>
          <w:sz w:val="11"/>
          <w:szCs w:val="11"/>
        </w:rPr>
        <w:t>TABLE</w:t>
      </w:r>
      <w:r w:rsidRPr="00671A1C">
        <w:rPr>
          <w:rFonts w:ascii="Menlo" w:hAnsi="Menlo" w:cs="Menlo"/>
          <w:noProof/>
          <w:color w:val="000000"/>
          <w:sz w:val="11"/>
          <w:szCs w:val="11"/>
        </w:rPr>
        <w:t xml:space="preserve"> </w:t>
      </w:r>
      <w:r w:rsidRPr="00671A1C">
        <w:rPr>
          <w:rFonts w:ascii="Menlo" w:hAnsi="Menlo" w:cs="Menlo"/>
          <w:noProof/>
          <w:color w:val="0000FF"/>
          <w:sz w:val="11"/>
          <w:szCs w:val="11"/>
        </w:rPr>
        <w:t>IF</w:t>
      </w:r>
      <w:r w:rsidRPr="00671A1C">
        <w:rPr>
          <w:rFonts w:ascii="Menlo" w:hAnsi="Menlo" w:cs="Menlo"/>
          <w:noProof/>
          <w:color w:val="000000"/>
          <w:sz w:val="11"/>
          <w:szCs w:val="11"/>
        </w:rPr>
        <w:t xml:space="preserve"> </w:t>
      </w:r>
      <w:r w:rsidRPr="00671A1C">
        <w:rPr>
          <w:rFonts w:ascii="Menlo" w:hAnsi="Menlo" w:cs="Menlo"/>
          <w:noProof/>
          <w:color w:val="0000FF"/>
          <w:sz w:val="11"/>
          <w:szCs w:val="11"/>
        </w:rPr>
        <w:t>EXISTS</w:t>
      </w:r>
      <w:r w:rsidRPr="00671A1C">
        <w:rPr>
          <w:rFonts w:ascii="Menlo" w:hAnsi="Menlo" w:cs="Menlo"/>
          <w:noProof/>
          <w:color w:val="000000"/>
          <w:sz w:val="11"/>
          <w:szCs w:val="11"/>
        </w:rPr>
        <w:t xml:space="preserve"> users;</w:t>
      </w:r>
    </w:p>
    <w:p w14:paraId="3383928C"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CREATE</w:t>
      </w:r>
      <w:r w:rsidRPr="00671A1C">
        <w:rPr>
          <w:rFonts w:ascii="Menlo" w:hAnsi="Menlo" w:cs="Menlo"/>
          <w:noProof/>
          <w:color w:val="000000"/>
          <w:sz w:val="11"/>
          <w:szCs w:val="11"/>
        </w:rPr>
        <w:t xml:space="preserve"> </w:t>
      </w:r>
      <w:r w:rsidRPr="00671A1C">
        <w:rPr>
          <w:rFonts w:ascii="Menlo" w:hAnsi="Menlo" w:cs="Menlo"/>
          <w:noProof/>
          <w:color w:val="0000FF"/>
          <w:sz w:val="11"/>
          <w:szCs w:val="11"/>
        </w:rPr>
        <w:t>TABLE</w:t>
      </w:r>
      <w:r w:rsidRPr="00671A1C">
        <w:rPr>
          <w:rFonts w:ascii="Menlo" w:hAnsi="Menlo" w:cs="Menlo"/>
          <w:noProof/>
          <w:color w:val="000000"/>
          <w:sz w:val="11"/>
          <w:szCs w:val="11"/>
        </w:rPr>
        <w:t xml:space="preserve"> users (</w:t>
      </w:r>
    </w:p>
    <w:p w14:paraId="5999CDC3"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 xml:space="preserve">  id </w:t>
      </w:r>
      <w:r w:rsidRPr="00671A1C">
        <w:rPr>
          <w:rFonts w:ascii="Menlo" w:hAnsi="Menlo" w:cs="Menlo"/>
          <w:noProof/>
          <w:color w:val="0000FF"/>
          <w:sz w:val="11"/>
          <w:szCs w:val="11"/>
        </w:rPr>
        <w:t>bigint</w:t>
      </w:r>
      <w:r w:rsidRPr="00671A1C">
        <w:rPr>
          <w:rFonts w:ascii="Menlo" w:hAnsi="Menlo" w:cs="Menlo"/>
          <w:noProof/>
          <w:color w:val="000000"/>
          <w:sz w:val="11"/>
          <w:szCs w:val="11"/>
        </w:rPr>
        <w:t>(</w:t>
      </w:r>
      <w:r w:rsidRPr="00671A1C">
        <w:rPr>
          <w:rFonts w:ascii="Menlo" w:hAnsi="Menlo" w:cs="Menlo"/>
          <w:noProof/>
          <w:color w:val="098658"/>
          <w:sz w:val="11"/>
          <w:szCs w:val="11"/>
        </w:rPr>
        <w:t>20</w:t>
      </w:r>
      <w:r w:rsidRPr="00671A1C">
        <w:rPr>
          <w:rFonts w:ascii="Menlo" w:hAnsi="Menlo" w:cs="Menlo"/>
          <w:noProof/>
          <w:color w:val="000000"/>
          <w:sz w:val="11"/>
          <w:szCs w:val="11"/>
        </w:rPr>
        <w:t xml:space="preserve">) </w:t>
      </w:r>
      <w:r w:rsidRPr="00671A1C">
        <w:rPr>
          <w:rFonts w:ascii="Menlo" w:hAnsi="Menlo" w:cs="Menlo"/>
          <w:noProof/>
          <w:color w:val="0000FF"/>
          <w:sz w:val="11"/>
          <w:szCs w:val="11"/>
        </w:rPr>
        <w:t>NOT NULL</w:t>
      </w:r>
      <w:r w:rsidRPr="00671A1C">
        <w:rPr>
          <w:rFonts w:ascii="Menlo" w:hAnsi="Menlo" w:cs="Menlo"/>
          <w:noProof/>
          <w:color w:val="000000"/>
          <w:sz w:val="11"/>
          <w:szCs w:val="11"/>
        </w:rPr>
        <w:t>,</w:t>
      </w:r>
    </w:p>
    <w:p w14:paraId="7C77A7EC"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 xml:space="preserve">  login_name </w:t>
      </w:r>
      <w:r w:rsidRPr="00671A1C">
        <w:rPr>
          <w:rFonts w:ascii="Menlo" w:hAnsi="Menlo" w:cs="Menlo"/>
          <w:noProof/>
          <w:color w:val="0000FF"/>
          <w:sz w:val="11"/>
          <w:szCs w:val="11"/>
        </w:rPr>
        <w:t>varchar</w:t>
      </w:r>
      <w:r w:rsidRPr="00671A1C">
        <w:rPr>
          <w:rFonts w:ascii="Menlo" w:hAnsi="Menlo" w:cs="Menlo"/>
          <w:noProof/>
          <w:color w:val="000000"/>
          <w:sz w:val="11"/>
          <w:szCs w:val="11"/>
        </w:rPr>
        <w:t>(</w:t>
      </w:r>
      <w:r w:rsidRPr="00671A1C">
        <w:rPr>
          <w:rFonts w:ascii="Menlo" w:hAnsi="Menlo" w:cs="Menlo"/>
          <w:noProof/>
          <w:color w:val="098658"/>
          <w:sz w:val="11"/>
          <w:szCs w:val="11"/>
        </w:rPr>
        <w:t>255</w:t>
      </w:r>
      <w:r w:rsidRPr="00671A1C">
        <w:rPr>
          <w:rFonts w:ascii="Menlo" w:hAnsi="Menlo" w:cs="Menlo"/>
          <w:noProof/>
          <w:color w:val="000000"/>
          <w:sz w:val="11"/>
          <w:szCs w:val="11"/>
        </w:rPr>
        <w:t xml:space="preserve">) </w:t>
      </w:r>
      <w:r w:rsidRPr="00671A1C">
        <w:rPr>
          <w:rFonts w:ascii="Menlo" w:hAnsi="Menlo" w:cs="Menlo"/>
          <w:noProof/>
          <w:color w:val="0000FF"/>
          <w:sz w:val="11"/>
          <w:szCs w:val="11"/>
        </w:rPr>
        <w:t>NOT NULL</w:t>
      </w:r>
      <w:r w:rsidRPr="00671A1C">
        <w:rPr>
          <w:rFonts w:ascii="Menlo" w:hAnsi="Menlo" w:cs="Menlo"/>
          <w:noProof/>
          <w:color w:val="000000"/>
          <w:sz w:val="11"/>
          <w:szCs w:val="11"/>
        </w:rPr>
        <w:t>,</w:t>
      </w:r>
    </w:p>
    <w:p w14:paraId="15721321"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 xml:space="preserve">  </w:t>
      </w:r>
      <w:r w:rsidRPr="00671A1C">
        <w:rPr>
          <w:rFonts w:ascii="Menlo" w:hAnsi="Menlo" w:cs="Menlo"/>
          <w:noProof/>
          <w:color w:val="0000FF"/>
          <w:sz w:val="11"/>
          <w:szCs w:val="11"/>
        </w:rPr>
        <w:t>password</w:t>
      </w:r>
      <w:r w:rsidRPr="00671A1C">
        <w:rPr>
          <w:rFonts w:ascii="Menlo" w:hAnsi="Menlo" w:cs="Menlo"/>
          <w:noProof/>
          <w:color w:val="000000"/>
          <w:sz w:val="11"/>
          <w:szCs w:val="11"/>
        </w:rPr>
        <w:t xml:space="preserve"> </w:t>
      </w:r>
      <w:r w:rsidRPr="00671A1C">
        <w:rPr>
          <w:rFonts w:ascii="Menlo" w:hAnsi="Menlo" w:cs="Menlo"/>
          <w:noProof/>
          <w:color w:val="0000FF"/>
          <w:sz w:val="11"/>
          <w:szCs w:val="11"/>
        </w:rPr>
        <w:t>varchar</w:t>
      </w:r>
      <w:r w:rsidRPr="00671A1C">
        <w:rPr>
          <w:rFonts w:ascii="Menlo" w:hAnsi="Menlo" w:cs="Menlo"/>
          <w:noProof/>
          <w:color w:val="000000"/>
          <w:sz w:val="11"/>
          <w:szCs w:val="11"/>
        </w:rPr>
        <w:t>(</w:t>
      </w:r>
      <w:r w:rsidRPr="00671A1C">
        <w:rPr>
          <w:rFonts w:ascii="Menlo" w:hAnsi="Menlo" w:cs="Menlo"/>
          <w:noProof/>
          <w:color w:val="098658"/>
          <w:sz w:val="11"/>
          <w:szCs w:val="11"/>
        </w:rPr>
        <w:t>255</w:t>
      </w:r>
      <w:r w:rsidRPr="00671A1C">
        <w:rPr>
          <w:rFonts w:ascii="Menlo" w:hAnsi="Menlo" w:cs="Menlo"/>
          <w:noProof/>
          <w:color w:val="000000"/>
          <w:sz w:val="11"/>
          <w:szCs w:val="11"/>
        </w:rPr>
        <w:t xml:space="preserve">) </w:t>
      </w:r>
      <w:r w:rsidRPr="00671A1C">
        <w:rPr>
          <w:rFonts w:ascii="Menlo" w:hAnsi="Menlo" w:cs="Menlo"/>
          <w:noProof/>
          <w:color w:val="0000FF"/>
          <w:sz w:val="11"/>
          <w:szCs w:val="11"/>
        </w:rPr>
        <w:t>NOT NULL</w:t>
      </w:r>
    </w:p>
    <w:p w14:paraId="54549F58"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 xml:space="preserve">) ENGINE=InnoDB </w:t>
      </w:r>
      <w:r w:rsidRPr="00671A1C">
        <w:rPr>
          <w:rFonts w:ascii="Menlo" w:hAnsi="Menlo" w:cs="Menlo"/>
          <w:noProof/>
          <w:color w:val="0000FF"/>
          <w:sz w:val="11"/>
          <w:szCs w:val="11"/>
        </w:rPr>
        <w:t>DEFAULT</w:t>
      </w:r>
      <w:r w:rsidRPr="00671A1C">
        <w:rPr>
          <w:rFonts w:ascii="Menlo" w:hAnsi="Menlo" w:cs="Menlo"/>
          <w:noProof/>
          <w:color w:val="000000"/>
          <w:sz w:val="11"/>
          <w:szCs w:val="11"/>
        </w:rPr>
        <w:t xml:space="preserve"> CHARSET=utf8;</w:t>
      </w:r>
    </w:p>
    <w:p w14:paraId="4D71E250" w14:textId="77777777" w:rsidR="00805BB9" w:rsidRPr="00671A1C" w:rsidRDefault="00805BB9" w:rsidP="00805BB9">
      <w:pPr>
        <w:shd w:val="clear" w:color="auto" w:fill="FFFFFF"/>
        <w:rPr>
          <w:rFonts w:ascii="Menlo" w:hAnsi="Menlo" w:cs="Menlo"/>
          <w:noProof/>
          <w:color w:val="000000"/>
          <w:sz w:val="11"/>
          <w:szCs w:val="11"/>
        </w:rPr>
      </w:pPr>
    </w:p>
    <w:p w14:paraId="2503EDC2" w14:textId="77777777" w:rsidR="00805BB9" w:rsidRPr="00671A1C" w:rsidRDefault="00805BB9" w:rsidP="00805BB9">
      <w:pPr>
        <w:shd w:val="clear" w:color="auto" w:fill="FFFFFF"/>
        <w:rPr>
          <w:rFonts w:ascii="Menlo" w:hAnsi="Menlo" w:cs="Menlo"/>
          <w:color w:val="000000"/>
          <w:sz w:val="11"/>
          <w:szCs w:val="11"/>
        </w:rPr>
      </w:pPr>
      <w:r w:rsidRPr="00671A1C">
        <w:rPr>
          <w:rFonts w:ascii="Menlo" w:hAnsi="Menlo" w:cs="Menlo"/>
          <w:color w:val="008000"/>
          <w:sz w:val="11"/>
          <w:szCs w:val="11"/>
        </w:rPr>
        <w:t>--</w:t>
      </w:r>
    </w:p>
    <w:p w14:paraId="22C4E506" w14:textId="77777777" w:rsidR="00805BB9" w:rsidRPr="00671A1C" w:rsidRDefault="00805BB9" w:rsidP="00805BB9">
      <w:pPr>
        <w:shd w:val="clear" w:color="auto" w:fill="FFFFFF"/>
        <w:rPr>
          <w:rFonts w:ascii="Menlo" w:hAnsi="Menlo" w:cs="Menlo"/>
          <w:color w:val="000000"/>
          <w:sz w:val="11"/>
          <w:szCs w:val="11"/>
        </w:rPr>
      </w:pPr>
      <w:r w:rsidRPr="00671A1C">
        <w:rPr>
          <w:rFonts w:ascii="Menlo" w:hAnsi="Menlo" w:cs="Menlo"/>
          <w:color w:val="008000"/>
          <w:sz w:val="11"/>
          <w:szCs w:val="11"/>
        </w:rPr>
        <w:t>-- Dumping data for table users</w:t>
      </w:r>
    </w:p>
    <w:p w14:paraId="7692DDD6" w14:textId="77777777" w:rsidR="00805BB9" w:rsidRPr="00671A1C" w:rsidRDefault="00805BB9" w:rsidP="00805BB9">
      <w:pPr>
        <w:shd w:val="clear" w:color="auto" w:fill="FFFFFF"/>
        <w:rPr>
          <w:rFonts w:ascii="Menlo" w:hAnsi="Menlo" w:cs="Menlo"/>
          <w:color w:val="000000"/>
          <w:sz w:val="11"/>
          <w:szCs w:val="11"/>
        </w:rPr>
      </w:pPr>
      <w:r w:rsidRPr="00671A1C">
        <w:rPr>
          <w:rFonts w:ascii="Menlo" w:hAnsi="Menlo" w:cs="Menlo"/>
          <w:color w:val="008000"/>
          <w:sz w:val="11"/>
          <w:szCs w:val="11"/>
        </w:rPr>
        <w:t>--</w:t>
      </w:r>
    </w:p>
    <w:p w14:paraId="7B553F98" w14:textId="77777777" w:rsidR="00805BB9" w:rsidRPr="00671A1C" w:rsidRDefault="00805BB9" w:rsidP="00805BB9">
      <w:pPr>
        <w:shd w:val="clear" w:color="auto" w:fill="FFFFFF"/>
        <w:rPr>
          <w:rFonts w:ascii="Menlo" w:hAnsi="Menlo" w:cs="Menlo"/>
          <w:noProof/>
          <w:color w:val="000000"/>
          <w:sz w:val="11"/>
          <w:szCs w:val="11"/>
        </w:rPr>
      </w:pPr>
    </w:p>
    <w:p w14:paraId="107596F1"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INSERT INTO</w:t>
      </w:r>
      <w:r w:rsidRPr="00671A1C">
        <w:rPr>
          <w:rFonts w:ascii="Menlo" w:hAnsi="Menlo" w:cs="Menlo"/>
          <w:noProof/>
          <w:color w:val="000000"/>
          <w:sz w:val="11"/>
          <w:szCs w:val="11"/>
        </w:rPr>
        <w:t xml:space="preserve"> users (id, login_name, </w:t>
      </w:r>
      <w:r w:rsidRPr="00671A1C">
        <w:rPr>
          <w:rFonts w:ascii="Menlo" w:hAnsi="Menlo" w:cs="Menlo"/>
          <w:noProof/>
          <w:color w:val="0000FF"/>
          <w:sz w:val="11"/>
          <w:szCs w:val="11"/>
        </w:rPr>
        <w:t>password</w:t>
      </w:r>
      <w:r w:rsidRPr="00671A1C">
        <w:rPr>
          <w:rFonts w:ascii="Menlo" w:hAnsi="Menlo" w:cs="Menlo"/>
          <w:noProof/>
          <w:color w:val="000000"/>
          <w:sz w:val="11"/>
          <w:szCs w:val="11"/>
        </w:rPr>
        <w:t xml:space="preserve">) </w:t>
      </w:r>
      <w:r w:rsidRPr="00671A1C">
        <w:rPr>
          <w:rFonts w:ascii="Menlo" w:hAnsi="Menlo" w:cs="Menlo"/>
          <w:noProof/>
          <w:color w:val="0000FF"/>
          <w:sz w:val="11"/>
          <w:szCs w:val="11"/>
        </w:rPr>
        <w:t>VALUES</w:t>
      </w:r>
    </w:p>
    <w:p w14:paraId="0A2C649C"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w:t>
      </w:r>
      <w:r w:rsidRPr="00671A1C">
        <w:rPr>
          <w:rFonts w:ascii="Menlo" w:hAnsi="Menlo" w:cs="Menlo"/>
          <w:noProof/>
          <w:color w:val="098658"/>
          <w:sz w:val="11"/>
          <w:szCs w:val="11"/>
        </w:rPr>
        <w:t>1</w:t>
      </w:r>
      <w:r w:rsidRPr="00671A1C">
        <w:rPr>
          <w:rFonts w:ascii="Menlo" w:hAnsi="Menlo" w:cs="Menlo"/>
          <w:noProof/>
          <w:color w:val="000000"/>
          <w:sz w:val="11"/>
          <w:szCs w:val="11"/>
        </w:rPr>
        <w:t xml:space="preserve">, </w:t>
      </w:r>
      <w:r w:rsidRPr="00671A1C">
        <w:rPr>
          <w:rFonts w:ascii="Menlo" w:hAnsi="Menlo" w:cs="Menlo"/>
          <w:noProof/>
          <w:color w:val="A31515"/>
          <w:sz w:val="11"/>
          <w:szCs w:val="11"/>
        </w:rPr>
        <w:t>'alice'</w:t>
      </w:r>
      <w:r w:rsidRPr="00671A1C">
        <w:rPr>
          <w:rFonts w:ascii="Menlo" w:hAnsi="Menlo" w:cs="Menlo"/>
          <w:noProof/>
          <w:color w:val="000000"/>
          <w:sz w:val="11"/>
          <w:szCs w:val="11"/>
        </w:rPr>
        <w:t xml:space="preserve">, </w:t>
      </w:r>
      <w:r w:rsidRPr="00671A1C">
        <w:rPr>
          <w:rFonts w:ascii="Menlo" w:hAnsi="Menlo" w:cs="Menlo"/>
          <w:noProof/>
          <w:color w:val="A31515"/>
          <w:sz w:val="11"/>
          <w:szCs w:val="11"/>
        </w:rPr>
        <w:t>'password123'</w:t>
      </w:r>
      <w:r w:rsidRPr="00671A1C">
        <w:rPr>
          <w:rFonts w:ascii="Menlo" w:hAnsi="Menlo" w:cs="Menlo"/>
          <w:noProof/>
          <w:color w:val="000000"/>
          <w:sz w:val="11"/>
          <w:szCs w:val="11"/>
        </w:rPr>
        <w:t>),</w:t>
      </w:r>
    </w:p>
    <w:p w14:paraId="641C6BF8"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w:t>
      </w:r>
      <w:r w:rsidRPr="00671A1C">
        <w:rPr>
          <w:rFonts w:ascii="Menlo" w:hAnsi="Menlo" w:cs="Menlo"/>
          <w:noProof/>
          <w:color w:val="098658"/>
          <w:sz w:val="11"/>
          <w:szCs w:val="11"/>
        </w:rPr>
        <w:t>2</w:t>
      </w:r>
      <w:r w:rsidRPr="00671A1C">
        <w:rPr>
          <w:rFonts w:ascii="Menlo" w:hAnsi="Menlo" w:cs="Menlo"/>
          <w:noProof/>
          <w:color w:val="000000"/>
          <w:sz w:val="11"/>
          <w:szCs w:val="11"/>
        </w:rPr>
        <w:t xml:space="preserve">, </w:t>
      </w:r>
      <w:r w:rsidRPr="00671A1C">
        <w:rPr>
          <w:rFonts w:ascii="Menlo" w:hAnsi="Menlo" w:cs="Menlo"/>
          <w:noProof/>
          <w:color w:val="A31515"/>
          <w:sz w:val="11"/>
          <w:szCs w:val="11"/>
        </w:rPr>
        <w:t>'bob'</w:t>
      </w:r>
      <w:r w:rsidRPr="00671A1C">
        <w:rPr>
          <w:rFonts w:ascii="Menlo" w:hAnsi="Menlo" w:cs="Menlo"/>
          <w:noProof/>
          <w:color w:val="000000"/>
          <w:sz w:val="11"/>
          <w:szCs w:val="11"/>
        </w:rPr>
        <w:t xml:space="preserve">, </w:t>
      </w:r>
      <w:r w:rsidRPr="00671A1C">
        <w:rPr>
          <w:rFonts w:ascii="Menlo" w:hAnsi="Menlo" w:cs="Menlo"/>
          <w:noProof/>
          <w:color w:val="A31515"/>
          <w:sz w:val="11"/>
          <w:szCs w:val="11"/>
        </w:rPr>
        <w:t>'Iwishtoberichandfamous!'</w:t>
      </w:r>
      <w:r w:rsidRPr="00671A1C">
        <w:rPr>
          <w:rFonts w:ascii="Menlo" w:hAnsi="Menlo" w:cs="Menlo"/>
          <w:noProof/>
          <w:color w:val="000000"/>
          <w:sz w:val="11"/>
          <w:szCs w:val="11"/>
        </w:rPr>
        <w:t>),</w:t>
      </w:r>
    </w:p>
    <w:p w14:paraId="3166E4E2"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w:t>
      </w:r>
      <w:r w:rsidRPr="00671A1C">
        <w:rPr>
          <w:rFonts w:ascii="Menlo" w:hAnsi="Menlo" w:cs="Menlo"/>
          <w:noProof/>
          <w:color w:val="098658"/>
          <w:sz w:val="11"/>
          <w:szCs w:val="11"/>
        </w:rPr>
        <w:t>3</w:t>
      </w:r>
      <w:r w:rsidRPr="00671A1C">
        <w:rPr>
          <w:rFonts w:ascii="Menlo" w:hAnsi="Menlo" w:cs="Menlo"/>
          <w:noProof/>
          <w:color w:val="000000"/>
          <w:sz w:val="11"/>
          <w:szCs w:val="11"/>
        </w:rPr>
        <w:t xml:space="preserve">, </w:t>
      </w:r>
      <w:r w:rsidRPr="00671A1C">
        <w:rPr>
          <w:rFonts w:ascii="Menlo" w:hAnsi="Menlo" w:cs="Menlo"/>
          <w:noProof/>
          <w:color w:val="A31515"/>
          <w:sz w:val="11"/>
          <w:szCs w:val="11"/>
        </w:rPr>
        <w:t>'charlie'</w:t>
      </w:r>
      <w:r w:rsidRPr="00671A1C">
        <w:rPr>
          <w:rFonts w:ascii="Menlo" w:hAnsi="Menlo" w:cs="Menlo"/>
          <w:noProof/>
          <w:color w:val="000000"/>
          <w:sz w:val="11"/>
          <w:szCs w:val="11"/>
        </w:rPr>
        <w:t xml:space="preserve">, </w:t>
      </w:r>
      <w:r w:rsidRPr="00671A1C">
        <w:rPr>
          <w:rFonts w:ascii="Menlo" w:hAnsi="Menlo" w:cs="Menlo"/>
          <w:noProof/>
          <w:color w:val="A31515"/>
          <w:sz w:val="11"/>
          <w:szCs w:val="11"/>
        </w:rPr>
        <w:t>'new_password'</w:t>
      </w:r>
      <w:r w:rsidRPr="00671A1C">
        <w:rPr>
          <w:rFonts w:ascii="Menlo" w:hAnsi="Menlo" w:cs="Menlo"/>
          <w:noProof/>
          <w:color w:val="000000"/>
          <w:sz w:val="11"/>
          <w:szCs w:val="11"/>
        </w:rPr>
        <w:t>),</w:t>
      </w:r>
    </w:p>
    <w:p w14:paraId="53677922"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w:t>
      </w:r>
      <w:r w:rsidRPr="00671A1C">
        <w:rPr>
          <w:rFonts w:ascii="Menlo" w:hAnsi="Menlo" w:cs="Menlo"/>
          <w:noProof/>
          <w:color w:val="098658"/>
          <w:sz w:val="11"/>
          <w:szCs w:val="11"/>
        </w:rPr>
        <w:t>4</w:t>
      </w:r>
      <w:r w:rsidRPr="00671A1C">
        <w:rPr>
          <w:rFonts w:ascii="Menlo" w:hAnsi="Menlo" w:cs="Menlo"/>
          <w:noProof/>
          <w:color w:val="000000"/>
          <w:sz w:val="11"/>
          <w:szCs w:val="11"/>
        </w:rPr>
        <w:t xml:space="preserve">, </w:t>
      </w:r>
      <w:r w:rsidRPr="00671A1C">
        <w:rPr>
          <w:rFonts w:ascii="Menlo" w:hAnsi="Menlo" w:cs="Menlo"/>
          <w:noProof/>
          <w:color w:val="A31515"/>
          <w:sz w:val="11"/>
          <w:szCs w:val="11"/>
        </w:rPr>
        <w:t>'david'</w:t>
      </w:r>
      <w:r w:rsidRPr="00671A1C">
        <w:rPr>
          <w:rFonts w:ascii="Menlo" w:hAnsi="Menlo" w:cs="Menlo"/>
          <w:noProof/>
          <w:color w:val="000000"/>
          <w:sz w:val="11"/>
          <w:szCs w:val="11"/>
        </w:rPr>
        <w:t xml:space="preserve">, </w:t>
      </w:r>
      <w:r w:rsidRPr="00671A1C">
        <w:rPr>
          <w:rFonts w:ascii="Menlo" w:hAnsi="Menlo" w:cs="Menlo"/>
          <w:noProof/>
          <w:color w:val="A31515"/>
          <w:sz w:val="11"/>
          <w:szCs w:val="11"/>
        </w:rPr>
        <w:t>'!%1abc'</w:t>
      </w:r>
      <w:r w:rsidRPr="00671A1C">
        <w:rPr>
          <w:rFonts w:ascii="Menlo" w:hAnsi="Menlo" w:cs="Menlo"/>
          <w:noProof/>
          <w:color w:val="000000"/>
          <w:sz w:val="11"/>
          <w:szCs w:val="11"/>
        </w:rPr>
        <w:t>),</w:t>
      </w:r>
    </w:p>
    <w:p w14:paraId="439EEEAF"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w:t>
      </w:r>
      <w:r w:rsidRPr="00671A1C">
        <w:rPr>
          <w:rFonts w:ascii="Menlo" w:hAnsi="Menlo" w:cs="Menlo"/>
          <w:noProof/>
          <w:color w:val="098658"/>
          <w:sz w:val="11"/>
          <w:szCs w:val="11"/>
        </w:rPr>
        <w:t>5</w:t>
      </w:r>
      <w:r w:rsidRPr="00671A1C">
        <w:rPr>
          <w:rFonts w:ascii="Menlo" w:hAnsi="Menlo" w:cs="Menlo"/>
          <w:noProof/>
          <w:color w:val="000000"/>
          <w:sz w:val="11"/>
          <w:szCs w:val="11"/>
        </w:rPr>
        <w:t xml:space="preserve">, </w:t>
      </w:r>
      <w:r w:rsidRPr="00671A1C">
        <w:rPr>
          <w:rFonts w:ascii="Menlo" w:hAnsi="Menlo" w:cs="Menlo"/>
          <w:noProof/>
          <w:color w:val="A31515"/>
          <w:sz w:val="11"/>
          <w:szCs w:val="11"/>
        </w:rPr>
        <w:t>'eve'</w:t>
      </w:r>
      <w:r w:rsidRPr="00671A1C">
        <w:rPr>
          <w:rFonts w:ascii="Menlo" w:hAnsi="Menlo" w:cs="Menlo"/>
          <w:noProof/>
          <w:color w:val="000000"/>
          <w:sz w:val="11"/>
          <w:szCs w:val="11"/>
        </w:rPr>
        <w:t xml:space="preserve">, </w:t>
      </w:r>
      <w:r w:rsidRPr="00671A1C">
        <w:rPr>
          <w:rFonts w:ascii="Menlo" w:hAnsi="Menlo" w:cs="Menlo"/>
          <w:noProof/>
          <w:color w:val="A31515"/>
          <w:sz w:val="11"/>
          <w:szCs w:val="11"/>
        </w:rPr>
        <w:t>'eveeveeveeve'</w:t>
      </w:r>
      <w:r w:rsidRPr="00671A1C">
        <w:rPr>
          <w:rFonts w:ascii="Menlo" w:hAnsi="Menlo" w:cs="Menlo"/>
          <w:noProof/>
          <w:color w:val="000000"/>
          <w:sz w:val="11"/>
          <w:szCs w:val="11"/>
        </w:rPr>
        <w:t>),</w:t>
      </w:r>
    </w:p>
    <w:p w14:paraId="4337878A"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w:t>
      </w:r>
      <w:r w:rsidRPr="00671A1C">
        <w:rPr>
          <w:rFonts w:ascii="Menlo" w:hAnsi="Menlo" w:cs="Menlo"/>
          <w:noProof/>
          <w:color w:val="098658"/>
          <w:sz w:val="11"/>
          <w:szCs w:val="11"/>
        </w:rPr>
        <w:t>10</w:t>
      </w:r>
      <w:r w:rsidRPr="00671A1C">
        <w:rPr>
          <w:rFonts w:ascii="Menlo" w:hAnsi="Menlo" w:cs="Menlo"/>
          <w:noProof/>
          <w:color w:val="000000"/>
          <w:sz w:val="11"/>
          <w:szCs w:val="11"/>
        </w:rPr>
        <w:t xml:space="preserve">, </w:t>
      </w:r>
      <w:r w:rsidRPr="00671A1C">
        <w:rPr>
          <w:rFonts w:ascii="Menlo" w:hAnsi="Menlo" w:cs="Menlo"/>
          <w:noProof/>
          <w:color w:val="A31515"/>
          <w:sz w:val="11"/>
          <w:szCs w:val="11"/>
        </w:rPr>
        <w:t>'shad'</w:t>
      </w:r>
      <w:r w:rsidRPr="00671A1C">
        <w:rPr>
          <w:rFonts w:ascii="Menlo" w:hAnsi="Menlo" w:cs="Menlo"/>
          <w:noProof/>
          <w:color w:val="000000"/>
          <w:sz w:val="11"/>
          <w:szCs w:val="11"/>
        </w:rPr>
        <w:t xml:space="preserve">, </w:t>
      </w:r>
      <w:r w:rsidRPr="00671A1C">
        <w:rPr>
          <w:rFonts w:ascii="Menlo" w:hAnsi="Menlo" w:cs="Menlo"/>
          <w:noProof/>
          <w:color w:val="A31515"/>
          <w:sz w:val="11"/>
          <w:szCs w:val="11"/>
        </w:rPr>
        <w:t>'$2a$10$Bf88dy0PvXrVpH/sKy00vOcxq5XibCK3gAkATdc/ZnT7IsbvWtXtm'</w:t>
      </w:r>
      <w:r w:rsidRPr="00671A1C">
        <w:rPr>
          <w:rFonts w:ascii="Menlo" w:hAnsi="Menlo" w:cs="Menlo"/>
          <w:noProof/>
          <w:color w:val="000000"/>
          <w:sz w:val="11"/>
          <w:szCs w:val="11"/>
        </w:rPr>
        <w:t>);</w:t>
      </w:r>
    </w:p>
    <w:p w14:paraId="44579C6A" w14:textId="77777777" w:rsidR="00805BB9" w:rsidRPr="00671A1C" w:rsidRDefault="00805BB9" w:rsidP="00805BB9">
      <w:pPr>
        <w:shd w:val="clear" w:color="auto" w:fill="FFFFFF"/>
        <w:rPr>
          <w:rFonts w:ascii="Menlo" w:hAnsi="Menlo" w:cs="Menlo"/>
          <w:noProof/>
          <w:color w:val="000000"/>
          <w:sz w:val="11"/>
          <w:szCs w:val="11"/>
        </w:rPr>
      </w:pPr>
    </w:p>
    <w:p w14:paraId="70185BD5"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7187E599"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Indexes for dumped tables</w:t>
      </w:r>
    </w:p>
    <w:p w14:paraId="05801C17"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1EC25B6D" w14:textId="77777777" w:rsidR="00805BB9" w:rsidRPr="00671A1C" w:rsidRDefault="00805BB9" w:rsidP="00805BB9">
      <w:pPr>
        <w:shd w:val="clear" w:color="auto" w:fill="FFFFFF"/>
        <w:rPr>
          <w:rFonts w:ascii="Menlo" w:hAnsi="Menlo" w:cs="Menlo"/>
          <w:noProof/>
          <w:color w:val="000000"/>
          <w:sz w:val="11"/>
          <w:szCs w:val="11"/>
        </w:rPr>
      </w:pPr>
    </w:p>
    <w:p w14:paraId="213A1980"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4CF1001E"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Indexes for table orders</w:t>
      </w:r>
    </w:p>
    <w:p w14:paraId="549E56B7"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59717FD3"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ALTER</w:t>
      </w:r>
      <w:r w:rsidRPr="00671A1C">
        <w:rPr>
          <w:rFonts w:ascii="Menlo" w:hAnsi="Menlo" w:cs="Menlo"/>
          <w:noProof/>
          <w:color w:val="000000"/>
          <w:sz w:val="11"/>
          <w:szCs w:val="11"/>
        </w:rPr>
        <w:t xml:space="preserve"> </w:t>
      </w:r>
      <w:r w:rsidRPr="00671A1C">
        <w:rPr>
          <w:rFonts w:ascii="Menlo" w:hAnsi="Menlo" w:cs="Menlo"/>
          <w:noProof/>
          <w:color w:val="0000FF"/>
          <w:sz w:val="11"/>
          <w:szCs w:val="11"/>
        </w:rPr>
        <w:t>TABLE</w:t>
      </w:r>
      <w:r w:rsidRPr="00671A1C">
        <w:rPr>
          <w:rFonts w:ascii="Menlo" w:hAnsi="Menlo" w:cs="Menlo"/>
          <w:noProof/>
          <w:color w:val="000000"/>
          <w:sz w:val="11"/>
          <w:szCs w:val="11"/>
        </w:rPr>
        <w:t xml:space="preserve"> orders</w:t>
      </w:r>
    </w:p>
    <w:p w14:paraId="72419738"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 xml:space="preserve">  </w:t>
      </w:r>
      <w:r w:rsidRPr="00671A1C">
        <w:rPr>
          <w:rFonts w:ascii="Menlo" w:hAnsi="Menlo" w:cs="Menlo"/>
          <w:noProof/>
          <w:color w:val="0000FF"/>
          <w:sz w:val="11"/>
          <w:szCs w:val="11"/>
        </w:rPr>
        <w:t>ADD</w:t>
      </w:r>
      <w:r w:rsidRPr="00671A1C">
        <w:rPr>
          <w:rFonts w:ascii="Menlo" w:hAnsi="Menlo" w:cs="Menlo"/>
          <w:noProof/>
          <w:color w:val="000000"/>
          <w:sz w:val="11"/>
          <w:szCs w:val="11"/>
        </w:rPr>
        <w:t xml:space="preserve"> </w:t>
      </w:r>
      <w:r w:rsidRPr="00671A1C">
        <w:rPr>
          <w:rFonts w:ascii="Menlo" w:hAnsi="Menlo" w:cs="Menlo"/>
          <w:noProof/>
          <w:color w:val="0000FF"/>
          <w:sz w:val="11"/>
          <w:szCs w:val="11"/>
        </w:rPr>
        <w:t>PRIMARY KEY</w:t>
      </w:r>
      <w:r w:rsidRPr="00671A1C">
        <w:rPr>
          <w:rFonts w:ascii="Menlo" w:hAnsi="Menlo" w:cs="Menlo"/>
          <w:noProof/>
          <w:color w:val="000000"/>
          <w:sz w:val="11"/>
          <w:szCs w:val="11"/>
        </w:rPr>
        <w:t xml:space="preserve"> (id),</w:t>
      </w:r>
    </w:p>
    <w:p w14:paraId="595329D1"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 xml:space="preserve">  </w:t>
      </w:r>
      <w:r w:rsidRPr="00671A1C">
        <w:rPr>
          <w:rFonts w:ascii="Menlo" w:hAnsi="Menlo" w:cs="Menlo"/>
          <w:noProof/>
          <w:color w:val="0000FF"/>
          <w:sz w:val="11"/>
          <w:szCs w:val="11"/>
        </w:rPr>
        <w:t>ADD</w:t>
      </w:r>
      <w:r w:rsidRPr="00671A1C">
        <w:rPr>
          <w:rFonts w:ascii="Menlo" w:hAnsi="Menlo" w:cs="Menlo"/>
          <w:noProof/>
          <w:color w:val="000000"/>
          <w:sz w:val="11"/>
          <w:szCs w:val="11"/>
        </w:rPr>
        <w:t xml:space="preserve"> </w:t>
      </w:r>
      <w:r w:rsidRPr="00671A1C">
        <w:rPr>
          <w:rFonts w:ascii="Menlo" w:hAnsi="Menlo" w:cs="Menlo"/>
          <w:noProof/>
          <w:color w:val="0000FF"/>
          <w:sz w:val="11"/>
          <w:szCs w:val="11"/>
        </w:rPr>
        <w:t>KEY</w:t>
      </w:r>
      <w:r w:rsidRPr="00671A1C">
        <w:rPr>
          <w:rFonts w:ascii="Menlo" w:hAnsi="Menlo" w:cs="Menlo"/>
          <w:noProof/>
          <w:color w:val="000000"/>
          <w:sz w:val="11"/>
          <w:szCs w:val="11"/>
        </w:rPr>
        <w:t xml:space="preserve"> customerid (customerid);</w:t>
      </w:r>
    </w:p>
    <w:p w14:paraId="6678151C" w14:textId="77777777" w:rsidR="00805BB9" w:rsidRPr="00671A1C" w:rsidRDefault="00805BB9" w:rsidP="00805BB9">
      <w:pPr>
        <w:shd w:val="clear" w:color="auto" w:fill="FFFFFF"/>
        <w:rPr>
          <w:rFonts w:ascii="Menlo" w:hAnsi="Menlo" w:cs="Menlo"/>
          <w:noProof/>
          <w:color w:val="000000"/>
          <w:sz w:val="11"/>
          <w:szCs w:val="11"/>
        </w:rPr>
      </w:pPr>
    </w:p>
    <w:p w14:paraId="27CEB960"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40AA686C"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Indexes for table users</w:t>
      </w:r>
    </w:p>
    <w:p w14:paraId="6474DB30"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7209A61D"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ALTER</w:t>
      </w:r>
      <w:r w:rsidRPr="00671A1C">
        <w:rPr>
          <w:rFonts w:ascii="Menlo" w:hAnsi="Menlo" w:cs="Menlo"/>
          <w:noProof/>
          <w:color w:val="000000"/>
          <w:sz w:val="11"/>
          <w:szCs w:val="11"/>
        </w:rPr>
        <w:t xml:space="preserve"> </w:t>
      </w:r>
      <w:r w:rsidRPr="00671A1C">
        <w:rPr>
          <w:rFonts w:ascii="Menlo" w:hAnsi="Menlo" w:cs="Menlo"/>
          <w:noProof/>
          <w:color w:val="0000FF"/>
          <w:sz w:val="11"/>
          <w:szCs w:val="11"/>
        </w:rPr>
        <w:t>TABLE</w:t>
      </w:r>
      <w:r w:rsidRPr="00671A1C">
        <w:rPr>
          <w:rFonts w:ascii="Menlo" w:hAnsi="Menlo" w:cs="Menlo"/>
          <w:noProof/>
          <w:color w:val="000000"/>
          <w:sz w:val="11"/>
          <w:szCs w:val="11"/>
        </w:rPr>
        <w:t xml:space="preserve"> users</w:t>
      </w:r>
    </w:p>
    <w:p w14:paraId="77369307"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 xml:space="preserve">  </w:t>
      </w:r>
      <w:r w:rsidRPr="00671A1C">
        <w:rPr>
          <w:rFonts w:ascii="Menlo" w:hAnsi="Menlo" w:cs="Menlo"/>
          <w:noProof/>
          <w:color w:val="0000FF"/>
          <w:sz w:val="11"/>
          <w:szCs w:val="11"/>
        </w:rPr>
        <w:t>ADD</w:t>
      </w:r>
      <w:r w:rsidRPr="00671A1C">
        <w:rPr>
          <w:rFonts w:ascii="Menlo" w:hAnsi="Menlo" w:cs="Menlo"/>
          <w:noProof/>
          <w:color w:val="000000"/>
          <w:sz w:val="11"/>
          <w:szCs w:val="11"/>
        </w:rPr>
        <w:t xml:space="preserve"> </w:t>
      </w:r>
      <w:r w:rsidRPr="00671A1C">
        <w:rPr>
          <w:rFonts w:ascii="Menlo" w:hAnsi="Menlo" w:cs="Menlo"/>
          <w:noProof/>
          <w:color w:val="0000FF"/>
          <w:sz w:val="11"/>
          <w:szCs w:val="11"/>
        </w:rPr>
        <w:t>PRIMARY KEY</w:t>
      </w:r>
      <w:r w:rsidRPr="00671A1C">
        <w:rPr>
          <w:rFonts w:ascii="Menlo" w:hAnsi="Menlo" w:cs="Menlo"/>
          <w:noProof/>
          <w:color w:val="000000"/>
          <w:sz w:val="11"/>
          <w:szCs w:val="11"/>
        </w:rPr>
        <w:t xml:space="preserve"> (id);</w:t>
      </w:r>
    </w:p>
    <w:p w14:paraId="03B37459" w14:textId="77777777" w:rsidR="00805BB9" w:rsidRPr="00671A1C" w:rsidRDefault="00805BB9" w:rsidP="00805BB9">
      <w:pPr>
        <w:shd w:val="clear" w:color="auto" w:fill="FFFFFF"/>
        <w:rPr>
          <w:rFonts w:ascii="Menlo" w:hAnsi="Menlo" w:cs="Menlo"/>
          <w:noProof/>
          <w:color w:val="000000"/>
          <w:sz w:val="11"/>
          <w:szCs w:val="11"/>
        </w:rPr>
      </w:pPr>
    </w:p>
    <w:p w14:paraId="1683371A"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42E59FD6"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AUTO_INCREMENT for dumped tables</w:t>
      </w:r>
    </w:p>
    <w:p w14:paraId="7E31A1D7"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511AB1C9" w14:textId="77777777" w:rsidR="00805BB9" w:rsidRPr="00671A1C" w:rsidRDefault="00805BB9" w:rsidP="00805BB9">
      <w:pPr>
        <w:shd w:val="clear" w:color="auto" w:fill="FFFFFF"/>
        <w:rPr>
          <w:rFonts w:ascii="Menlo" w:hAnsi="Menlo" w:cs="Menlo"/>
          <w:noProof/>
          <w:color w:val="000000"/>
          <w:sz w:val="11"/>
          <w:szCs w:val="11"/>
        </w:rPr>
      </w:pPr>
    </w:p>
    <w:p w14:paraId="08234F74"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4DABCA0A"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AUTO_INCREMENT for table orders</w:t>
      </w:r>
    </w:p>
    <w:p w14:paraId="5272C49D"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17ED92DB"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ALTER</w:t>
      </w:r>
      <w:r w:rsidRPr="00671A1C">
        <w:rPr>
          <w:rFonts w:ascii="Menlo" w:hAnsi="Menlo" w:cs="Menlo"/>
          <w:noProof/>
          <w:color w:val="000000"/>
          <w:sz w:val="11"/>
          <w:szCs w:val="11"/>
        </w:rPr>
        <w:t xml:space="preserve"> </w:t>
      </w:r>
      <w:r w:rsidRPr="00671A1C">
        <w:rPr>
          <w:rFonts w:ascii="Menlo" w:hAnsi="Menlo" w:cs="Menlo"/>
          <w:noProof/>
          <w:color w:val="0000FF"/>
          <w:sz w:val="11"/>
          <w:szCs w:val="11"/>
        </w:rPr>
        <w:t>TABLE</w:t>
      </w:r>
      <w:r w:rsidRPr="00671A1C">
        <w:rPr>
          <w:rFonts w:ascii="Menlo" w:hAnsi="Menlo" w:cs="Menlo"/>
          <w:noProof/>
          <w:color w:val="000000"/>
          <w:sz w:val="11"/>
          <w:szCs w:val="11"/>
        </w:rPr>
        <w:t xml:space="preserve"> orders</w:t>
      </w:r>
    </w:p>
    <w:p w14:paraId="10278A8B"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 xml:space="preserve">  </w:t>
      </w:r>
      <w:r w:rsidRPr="00671A1C">
        <w:rPr>
          <w:rFonts w:ascii="Menlo" w:hAnsi="Menlo" w:cs="Menlo"/>
          <w:noProof/>
          <w:color w:val="0000FF"/>
          <w:sz w:val="11"/>
          <w:szCs w:val="11"/>
        </w:rPr>
        <w:t>MODIFY</w:t>
      </w:r>
      <w:r w:rsidRPr="00671A1C">
        <w:rPr>
          <w:rFonts w:ascii="Menlo" w:hAnsi="Menlo" w:cs="Menlo"/>
          <w:noProof/>
          <w:color w:val="000000"/>
          <w:sz w:val="11"/>
          <w:szCs w:val="11"/>
        </w:rPr>
        <w:t xml:space="preserve"> id </w:t>
      </w:r>
      <w:r w:rsidRPr="00671A1C">
        <w:rPr>
          <w:rFonts w:ascii="Menlo" w:hAnsi="Menlo" w:cs="Menlo"/>
          <w:noProof/>
          <w:color w:val="0000FF"/>
          <w:sz w:val="11"/>
          <w:szCs w:val="11"/>
        </w:rPr>
        <w:t>bigint</w:t>
      </w:r>
      <w:r w:rsidRPr="00671A1C">
        <w:rPr>
          <w:rFonts w:ascii="Menlo" w:hAnsi="Menlo" w:cs="Menlo"/>
          <w:noProof/>
          <w:color w:val="000000"/>
          <w:sz w:val="11"/>
          <w:szCs w:val="11"/>
        </w:rPr>
        <w:t>(</w:t>
      </w:r>
      <w:r w:rsidRPr="00671A1C">
        <w:rPr>
          <w:rFonts w:ascii="Menlo" w:hAnsi="Menlo" w:cs="Menlo"/>
          <w:noProof/>
          <w:color w:val="098658"/>
          <w:sz w:val="11"/>
          <w:szCs w:val="11"/>
        </w:rPr>
        <w:t>20</w:t>
      </w:r>
      <w:r w:rsidRPr="00671A1C">
        <w:rPr>
          <w:rFonts w:ascii="Menlo" w:hAnsi="Menlo" w:cs="Menlo"/>
          <w:noProof/>
          <w:color w:val="000000"/>
          <w:sz w:val="11"/>
          <w:szCs w:val="11"/>
        </w:rPr>
        <w:t xml:space="preserve">) </w:t>
      </w:r>
      <w:r w:rsidRPr="00671A1C">
        <w:rPr>
          <w:rFonts w:ascii="Menlo" w:hAnsi="Menlo" w:cs="Menlo"/>
          <w:noProof/>
          <w:color w:val="0000FF"/>
          <w:sz w:val="11"/>
          <w:szCs w:val="11"/>
        </w:rPr>
        <w:t>NOT NULL</w:t>
      </w:r>
      <w:r w:rsidRPr="00671A1C">
        <w:rPr>
          <w:rFonts w:ascii="Menlo" w:hAnsi="Menlo" w:cs="Menlo"/>
          <w:noProof/>
          <w:color w:val="000000"/>
          <w:sz w:val="11"/>
          <w:szCs w:val="11"/>
        </w:rPr>
        <w:t xml:space="preserve"> AUTO_INCREMENT, AUTO_INCREMENT=</w:t>
      </w:r>
      <w:r w:rsidRPr="00671A1C">
        <w:rPr>
          <w:rFonts w:ascii="Menlo" w:hAnsi="Menlo" w:cs="Menlo"/>
          <w:noProof/>
          <w:color w:val="098658"/>
          <w:sz w:val="11"/>
          <w:szCs w:val="11"/>
        </w:rPr>
        <w:t>31</w:t>
      </w:r>
      <w:r w:rsidRPr="00671A1C">
        <w:rPr>
          <w:rFonts w:ascii="Menlo" w:hAnsi="Menlo" w:cs="Menlo"/>
          <w:noProof/>
          <w:color w:val="000000"/>
          <w:sz w:val="11"/>
          <w:szCs w:val="11"/>
        </w:rPr>
        <w:t>;</w:t>
      </w:r>
    </w:p>
    <w:p w14:paraId="57FAA5B3" w14:textId="77777777" w:rsidR="00805BB9" w:rsidRPr="00671A1C" w:rsidRDefault="00805BB9" w:rsidP="00805BB9">
      <w:pPr>
        <w:shd w:val="clear" w:color="auto" w:fill="FFFFFF"/>
        <w:rPr>
          <w:rFonts w:ascii="Menlo" w:hAnsi="Menlo" w:cs="Menlo"/>
          <w:noProof/>
          <w:color w:val="000000"/>
          <w:sz w:val="11"/>
          <w:szCs w:val="11"/>
        </w:rPr>
      </w:pPr>
    </w:p>
    <w:p w14:paraId="45B3AE80" w14:textId="77777777" w:rsidR="00805BB9" w:rsidRPr="00671A1C" w:rsidRDefault="00805BB9" w:rsidP="00805BB9">
      <w:pPr>
        <w:shd w:val="clear" w:color="auto" w:fill="FFFFFF"/>
        <w:rPr>
          <w:rFonts w:ascii="Menlo" w:hAnsi="Menlo" w:cs="Menlo"/>
          <w:color w:val="000000"/>
          <w:sz w:val="11"/>
          <w:szCs w:val="11"/>
        </w:rPr>
      </w:pPr>
      <w:r w:rsidRPr="00671A1C">
        <w:rPr>
          <w:rFonts w:ascii="Menlo" w:hAnsi="Menlo" w:cs="Menlo"/>
          <w:color w:val="008000"/>
          <w:sz w:val="11"/>
          <w:szCs w:val="11"/>
        </w:rPr>
        <w:t>--</w:t>
      </w:r>
    </w:p>
    <w:p w14:paraId="193A429D"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AUTO_INCREMENT for table users</w:t>
      </w:r>
    </w:p>
    <w:p w14:paraId="6B1A39E7"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682C4DF3"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ALTER</w:t>
      </w:r>
      <w:r w:rsidRPr="00671A1C">
        <w:rPr>
          <w:rFonts w:ascii="Menlo" w:hAnsi="Menlo" w:cs="Menlo"/>
          <w:noProof/>
          <w:color w:val="000000"/>
          <w:sz w:val="11"/>
          <w:szCs w:val="11"/>
        </w:rPr>
        <w:t xml:space="preserve"> </w:t>
      </w:r>
      <w:r w:rsidRPr="00671A1C">
        <w:rPr>
          <w:rFonts w:ascii="Menlo" w:hAnsi="Menlo" w:cs="Menlo"/>
          <w:noProof/>
          <w:color w:val="0000FF"/>
          <w:sz w:val="11"/>
          <w:szCs w:val="11"/>
        </w:rPr>
        <w:t>TABLE</w:t>
      </w:r>
      <w:r w:rsidRPr="00671A1C">
        <w:rPr>
          <w:rFonts w:ascii="Menlo" w:hAnsi="Menlo" w:cs="Menlo"/>
          <w:noProof/>
          <w:color w:val="000000"/>
          <w:sz w:val="11"/>
          <w:szCs w:val="11"/>
        </w:rPr>
        <w:t xml:space="preserve"> users</w:t>
      </w:r>
    </w:p>
    <w:p w14:paraId="06B74703"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 xml:space="preserve">  </w:t>
      </w:r>
      <w:r w:rsidRPr="00671A1C">
        <w:rPr>
          <w:rFonts w:ascii="Menlo" w:hAnsi="Menlo" w:cs="Menlo"/>
          <w:noProof/>
          <w:color w:val="0000FF"/>
          <w:sz w:val="11"/>
          <w:szCs w:val="11"/>
        </w:rPr>
        <w:t>MODIFY</w:t>
      </w:r>
      <w:r w:rsidRPr="00671A1C">
        <w:rPr>
          <w:rFonts w:ascii="Menlo" w:hAnsi="Menlo" w:cs="Menlo"/>
          <w:noProof/>
          <w:color w:val="000000"/>
          <w:sz w:val="11"/>
          <w:szCs w:val="11"/>
        </w:rPr>
        <w:t xml:space="preserve"> id </w:t>
      </w:r>
      <w:r w:rsidRPr="00671A1C">
        <w:rPr>
          <w:rFonts w:ascii="Menlo" w:hAnsi="Menlo" w:cs="Menlo"/>
          <w:noProof/>
          <w:color w:val="0000FF"/>
          <w:sz w:val="11"/>
          <w:szCs w:val="11"/>
        </w:rPr>
        <w:t>bigint</w:t>
      </w:r>
      <w:r w:rsidRPr="00671A1C">
        <w:rPr>
          <w:rFonts w:ascii="Menlo" w:hAnsi="Menlo" w:cs="Menlo"/>
          <w:noProof/>
          <w:color w:val="000000"/>
          <w:sz w:val="11"/>
          <w:szCs w:val="11"/>
        </w:rPr>
        <w:t>(</w:t>
      </w:r>
      <w:r w:rsidRPr="00671A1C">
        <w:rPr>
          <w:rFonts w:ascii="Menlo" w:hAnsi="Menlo" w:cs="Menlo"/>
          <w:noProof/>
          <w:color w:val="098658"/>
          <w:sz w:val="11"/>
          <w:szCs w:val="11"/>
        </w:rPr>
        <w:t>20</w:t>
      </w:r>
      <w:r w:rsidRPr="00671A1C">
        <w:rPr>
          <w:rFonts w:ascii="Menlo" w:hAnsi="Menlo" w:cs="Menlo"/>
          <w:noProof/>
          <w:color w:val="000000"/>
          <w:sz w:val="11"/>
          <w:szCs w:val="11"/>
        </w:rPr>
        <w:t xml:space="preserve">) </w:t>
      </w:r>
      <w:r w:rsidRPr="00671A1C">
        <w:rPr>
          <w:rFonts w:ascii="Menlo" w:hAnsi="Menlo" w:cs="Menlo"/>
          <w:noProof/>
          <w:color w:val="0000FF"/>
          <w:sz w:val="11"/>
          <w:szCs w:val="11"/>
        </w:rPr>
        <w:t>NOT NULL</w:t>
      </w:r>
      <w:r w:rsidRPr="00671A1C">
        <w:rPr>
          <w:rFonts w:ascii="Menlo" w:hAnsi="Menlo" w:cs="Menlo"/>
          <w:noProof/>
          <w:color w:val="000000"/>
          <w:sz w:val="11"/>
          <w:szCs w:val="11"/>
        </w:rPr>
        <w:t xml:space="preserve"> AUTO_INCREMENT, AUTO_INCREMENT=</w:t>
      </w:r>
      <w:r w:rsidRPr="00671A1C">
        <w:rPr>
          <w:rFonts w:ascii="Menlo" w:hAnsi="Menlo" w:cs="Menlo"/>
          <w:noProof/>
          <w:color w:val="098658"/>
          <w:sz w:val="11"/>
          <w:szCs w:val="11"/>
        </w:rPr>
        <w:t>1002</w:t>
      </w:r>
      <w:r w:rsidRPr="00671A1C">
        <w:rPr>
          <w:rFonts w:ascii="Menlo" w:hAnsi="Menlo" w:cs="Menlo"/>
          <w:noProof/>
          <w:color w:val="000000"/>
          <w:sz w:val="11"/>
          <w:szCs w:val="11"/>
        </w:rPr>
        <w:t>;</w:t>
      </w:r>
    </w:p>
    <w:p w14:paraId="402BE880" w14:textId="77777777" w:rsidR="00805BB9" w:rsidRPr="00671A1C" w:rsidRDefault="00805BB9" w:rsidP="00805BB9">
      <w:pPr>
        <w:shd w:val="clear" w:color="auto" w:fill="FFFFFF"/>
        <w:rPr>
          <w:rFonts w:ascii="Menlo" w:hAnsi="Menlo" w:cs="Menlo"/>
          <w:noProof/>
          <w:color w:val="000000"/>
          <w:sz w:val="11"/>
          <w:szCs w:val="11"/>
        </w:rPr>
      </w:pPr>
    </w:p>
    <w:p w14:paraId="6F8348FE"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1A9437F4"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Constraints for dumped tables</w:t>
      </w:r>
    </w:p>
    <w:p w14:paraId="433352E6"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2300116E" w14:textId="77777777" w:rsidR="00805BB9" w:rsidRPr="00671A1C" w:rsidRDefault="00805BB9" w:rsidP="00805BB9">
      <w:pPr>
        <w:shd w:val="clear" w:color="auto" w:fill="FFFFFF"/>
        <w:rPr>
          <w:rFonts w:ascii="Menlo" w:hAnsi="Menlo" w:cs="Menlo"/>
          <w:noProof/>
          <w:color w:val="000000"/>
          <w:sz w:val="11"/>
          <w:szCs w:val="11"/>
        </w:rPr>
      </w:pPr>
    </w:p>
    <w:p w14:paraId="54A97490"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03E99CB8"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 Constraints for table orders</w:t>
      </w:r>
    </w:p>
    <w:p w14:paraId="342E019B"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w:t>
      </w:r>
    </w:p>
    <w:p w14:paraId="64006B14"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ALTER</w:t>
      </w:r>
      <w:r w:rsidRPr="00671A1C">
        <w:rPr>
          <w:rFonts w:ascii="Menlo" w:hAnsi="Menlo" w:cs="Menlo"/>
          <w:noProof/>
          <w:color w:val="000000"/>
          <w:sz w:val="11"/>
          <w:szCs w:val="11"/>
        </w:rPr>
        <w:t xml:space="preserve"> </w:t>
      </w:r>
      <w:r w:rsidRPr="00671A1C">
        <w:rPr>
          <w:rFonts w:ascii="Menlo" w:hAnsi="Menlo" w:cs="Menlo"/>
          <w:noProof/>
          <w:color w:val="0000FF"/>
          <w:sz w:val="11"/>
          <w:szCs w:val="11"/>
        </w:rPr>
        <w:t>TABLE</w:t>
      </w:r>
      <w:r w:rsidRPr="00671A1C">
        <w:rPr>
          <w:rFonts w:ascii="Menlo" w:hAnsi="Menlo" w:cs="Menlo"/>
          <w:noProof/>
          <w:color w:val="000000"/>
          <w:sz w:val="11"/>
          <w:szCs w:val="11"/>
        </w:rPr>
        <w:t xml:space="preserve"> orders</w:t>
      </w:r>
    </w:p>
    <w:p w14:paraId="7F18BAF3"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00"/>
          <w:sz w:val="11"/>
          <w:szCs w:val="11"/>
        </w:rPr>
        <w:t xml:space="preserve">  </w:t>
      </w:r>
      <w:r w:rsidRPr="00671A1C">
        <w:rPr>
          <w:rFonts w:ascii="Menlo" w:hAnsi="Menlo" w:cs="Menlo"/>
          <w:noProof/>
          <w:color w:val="0000FF"/>
          <w:sz w:val="11"/>
          <w:szCs w:val="11"/>
        </w:rPr>
        <w:t>ADD</w:t>
      </w:r>
      <w:r w:rsidRPr="00671A1C">
        <w:rPr>
          <w:rFonts w:ascii="Menlo" w:hAnsi="Menlo" w:cs="Menlo"/>
          <w:noProof/>
          <w:color w:val="000000"/>
          <w:sz w:val="11"/>
          <w:szCs w:val="11"/>
        </w:rPr>
        <w:t xml:space="preserve"> </w:t>
      </w:r>
      <w:r w:rsidRPr="00671A1C">
        <w:rPr>
          <w:rFonts w:ascii="Menlo" w:hAnsi="Menlo" w:cs="Menlo"/>
          <w:noProof/>
          <w:color w:val="0000FF"/>
          <w:sz w:val="11"/>
          <w:szCs w:val="11"/>
        </w:rPr>
        <w:t>CONSTRAINT</w:t>
      </w:r>
      <w:r w:rsidRPr="00671A1C">
        <w:rPr>
          <w:rFonts w:ascii="Menlo" w:hAnsi="Menlo" w:cs="Menlo"/>
          <w:noProof/>
          <w:color w:val="000000"/>
          <w:sz w:val="11"/>
          <w:szCs w:val="11"/>
        </w:rPr>
        <w:t xml:space="preserve"> orders_ibfk_1 </w:t>
      </w:r>
      <w:r w:rsidRPr="00671A1C">
        <w:rPr>
          <w:rFonts w:ascii="Menlo" w:hAnsi="Menlo" w:cs="Menlo"/>
          <w:noProof/>
          <w:color w:val="0000FF"/>
          <w:sz w:val="11"/>
          <w:szCs w:val="11"/>
        </w:rPr>
        <w:t>FOREIGN KEY</w:t>
      </w:r>
      <w:r w:rsidRPr="00671A1C">
        <w:rPr>
          <w:rFonts w:ascii="Menlo" w:hAnsi="Menlo" w:cs="Menlo"/>
          <w:noProof/>
          <w:color w:val="000000"/>
          <w:sz w:val="11"/>
          <w:szCs w:val="11"/>
        </w:rPr>
        <w:t xml:space="preserve"> (customerid) </w:t>
      </w:r>
      <w:r w:rsidRPr="00671A1C">
        <w:rPr>
          <w:rFonts w:ascii="Menlo" w:hAnsi="Menlo" w:cs="Menlo"/>
          <w:noProof/>
          <w:color w:val="0000FF"/>
          <w:sz w:val="11"/>
          <w:szCs w:val="11"/>
        </w:rPr>
        <w:t>REFERENCES</w:t>
      </w:r>
      <w:r w:rsidRPr="00671A1C">
        <w:rPr>
          <w:rFonts w:ascii="Menlo" w:hAnsi="Menlo" w:cs="Menlo"/>
          <w:noProof/>
          <w:color w:val="000000"/>
          <w:sz w:val="11"/>
          <w:szCs w:val="11"/>
        </w:rPr>
        <w:t xml:space="preserve"> </w:t>
      </w:r>
      <w:r w:rsidRPr="00671A1C">
        <w:rPr>
          <w:rFonts w:ascii="Menlo" w:hAnsi="Menlo" w:cs="Menlo"/>
          <w:noProof/>
          <w:color w:val="A31515"/>
          <w:sz w:val="11"/>
          <w:szCs w:val="11"/>
        </w:rPr>
        <w:t>`users`</w:t>
      </w:r>
      <w:r w:rsidRPr="00671A1C">
        <w:rPr>
          <w:rFonts w:ascii="Menlo" w:hAnsi="Menlo" w:cs="Menlo"/>
          <w:noProof/>
          <w:color w:val="000000"/>
          <w:sz w:val="11"/>
          <w:szCs w:val="11"/>
        </w:rPr>
        <w:t xml:space="preserve"> (id);</w:t>
      </w:r>
    </w:p>
    <w:p w14:paraId="72C8F090"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00FF"/>
          <w:sz w:val="11"/>
          <w:szCs w:val="11"/>
        </w:rPr>
        <w:t>COMMIT</w:t>
      </w:r>
      <w:r w:rsidRPr="00671A1C">
        <w:rPr>
          <w:rFonts w:ascii="Menlo" w:hAnsi="Menlo" w:cs="Menlo"/>
          <w:noProof/>
          <w:color w:val="000000"/>
          <w:sz w:val="11"/>
          <w:szCs w:val="11"/>
        </w:rPr>
        <w:t>;</w:t>
      </w:r>
    </w:p>
    <w:p w14:paraId="21C1C0EC" w14:textId="77777777" w:rsidR="00805BB9" w:rsidRPr="00671A1C" w:rsidRDefault="00805BB9" w:rsidP="00805BB9">
      <w:pPr>
        <w:shd w:val="clear" w:color="auto" w:fill="FFFFFF"/>
        <w:rPr>
          <w:rFonts w:ascii="Menlo" w:hAnsi="Menlo" w:cs="Menlo"/>
          <w:noProof/>
          <w:color w:val="000000"/>
          <w:sz w:val="11"/>
          <w:szCs w:val="11"/>
        </w:rPr>
      </w:pPr>
    </w:p>
    <w:p w14:paraId="2112D3E9"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/*!40101 SET CHARACTER_SET_CLIENT=@OLD_CHARACTER_SET_CLIENT */</w:t>
      </w:r>
      <w:r w:rsidRPr="00671A1C">
        <w:rPr>
          <w:rFonts w:ascii="Menlo" w:hAnsi="Menlo" w:cs="Menlo"/>
          <w:noProof/>
          <w:color w:val="000000"/>
          <w:sz w:val="11"/>
          <w:szCs w:val="11"/>
        </w:rPr>
        <w:t>;</w:t>
      </w:r>
    </w:p>
    <w:p w14:paraId="6A5851A2"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/*!40101 SET CHARACTER_SET_RESULTS=@OLD_CHARACTER_SET_RESULTS */</w:t>
      </w:r>
      <w:r w:rsidRPr="00671A1C">
        <w:rPr>
          <w:rFonts w:ascii="Menlo" w:hAnsi="Menlo" w:cs="Menlo"/>
          <w:noProof/>
          <w:color w:val="000000"/>
          <w:sz w:val="11"/>
          <w:szCs w:val="11"/>
        </w:rPr>
        <w:t>;</w:t>
      </w:r>
    </w:p>
    <w:p w14:paraId="59409256" w14:textId="77777777" w:rsidR="00805BB9" w:rsidRPr="00671A1C" w:rsidRDefault="00805BB9" w:rsidP="00805BB9">
      <w:pPr>
        <w:shd w:val="clear" w:color="auto" w:fill="FFFFFF"/>
        <w:rPr>
          <w:rFonts w:ascii="Menlo" w:hAnsi="Menlo" w:cs="Menlo"/>
          <w:noProof/>
          <w:color w:val="000000"/>
          <w:sz w:val="11"/>
          <w:szCs w:val="11"/>
        </w:rPr>
      </w:pPr>
      <w:r w:rsidRPr="00671A1C">
        <w:rPr>
          <w:rFonts w:ascii="Menlo" w:hAnsi="Menlo" w:cs="Menlo"/>
          <w:noProof/>
          <w:color w:val="008000"/>
          <w:sz w:val="11"/>
          <w:szCs w:val="11"/>
        </w:rPr>
        <w:t>/*!40101 SET COLLATION_CONNECTION=@OLD_COLLATION_CONNECTION */</w:t>
      </w:r>
      <w:r w:rsidRPr="00671A1C">
        <w:rPr>
          <w:rFonts w:ascii="Menlo" w:hAnsi="Menlo" w:cs="Menlo"/>
          <w:noProof/>
          <w:color w:val="000000"/>
          <w:sz w:val="11"/>
          <w:szCs w:val="11"/>
        </w:rPr>
        <w:t>;</w:t>
      </w:r>
    </w:p>
    <w:p w14:paraId="1D3AC8F5" w14:textId="77777777" w:rsidR="00805BB9" w:rsidRPr="00671A1C" w:rsidRDefault="00805BB9" w:rsidP="00805BB9">
      <w:pPr>
        <w:shd w:val="clear" w:color="auto" w:fill="FFFFFF"/>
        <w:spacing w:line="225" w:lineRule="atLeast"/>
        <w:rPr>
          <w:rFonts w:ascii="Menlo" w:hAnsi="Menlo" w:cs="Menlo"/>
          <w:noProof/>
          <w:color w:val="000000"/>
          <w:sz w:val="15"/>
          <w:szCs w:val="15"/>
        </w:rPr>
      </w:pPr>
    </w:p>
    <w:p w14:paraId="14CDB046" w14:textId="77777777" w:rsidR="00331219" w:rsidRDefault="00331219" w:rsidP="00331219">
      <w:pPr>
        <w:shd w:val="clear" w:color="auto" w:fill="FFFFFF"/>
        <w:spacing w:line="225" w:lineRule="atLeast"/>
        <w:rPr>
          <w:rFonts w:ascii="Menlo" w:hAnsi="Menlo" w:cs="Menlo"/>
          <w:color w:val="000000"/>
          <w:sz w:val="15"/>
          <w:szCs w:val="15"/>
        </w:rPr>
      </w:pPr>
    </w:p>
    <w:p w14:paraId="4CD4D472" w14:textId="371B88CB" w:rsidR="0012349D" w:rsidRPr="0012349D" w:rsidRDefault="0012349D" w:rsidP="0012349D">
      <w:pPr>
        <w:shd w:val="clear" w:color="auto" w:fill="FFFFFF"/>
        <w:spacing w:line="225" w:lineRule="atLeast"/>
        <w:rPr>
          <w:rFonts w:ascii="Menlo" w:hAnsi="Menlo" w:cs="Menlo"/>
          <w:color w:val="000000"/>
          <w:sz w:val="15"/>
          <w:szCs w:val="15"/>
        </w:rPr>
      </w:pPr>
    </w:p>
    <w:p w14:paraId="792DB483" w14:textId="77777777" w:rsidR="00331219" w:rsidRDefault="00331219" w:rsidP="00331219"/>
    <w:p w14:paraId="7A95DC9B" w14:textId="663B161B" w:rsidR="0012349D" w:rsidRDefault="0012349D" w:rsidP="00AC559C">
      <w:pPr>
        <w:pStyle w:val="ListParagraph"/>
        <w:numPr>
          <w:ilvl w:val="0"/>
          <w:numId w:val="1"/>
        </w:numPr>
      </w:pPr>
      <w:r>
        <w:t>Start MAMP</w:t>
      </w:r>
    </w:p>
    <w:p w14:paraId="436A00A1" w14:textId="1FF18C01" w:rsidR="0012349D" w:rsidRDefault="0012349D" w:rsidP="00AC559C">
      <w:pPr>
        <w:pStyle w:val="ListParagraph"/>
        <w:numPr>
          <w:ilvl w:val="0"/>
          <w:numId w:val="1"/>
        </w:numPr>
      </w:pPr>
      <w:r>
        <w:t>Import the DDL script.</w:t>
      </w:r>
    </w:p>
    <w:p w14:paraId="349504D4" w14:textId="4A8C4A4C" w:rsidR="0012349D" w:rsidRDefault="0012349D" w:rsidP="00AC559C">
      <w:pPr>
        <w:pStyle w:val="ListParagraph"/>
        <w:numPr>
          <w:ilvl w:val="0"/>
          <w:numId w:val="1"/>
        </w:numPr>
      </w:pPr>
      <w:r>
        <w:t>Verify that the database contains data.</w:t>
      </w:r>
    </w:p>
    <w:p w14:paraId="1D8B2048" w14:textId="7FF74706" w:rsidR="00983A8D" w:rsidRDefault="00983A8D" w:rsidP="00AC559C">
      <w:pPr>
        <w:pStyle w:val="ListParagraph"/>
        <w:numPr>
          <w:ilvl w:val="0"/>
          <w:numId w:val="1"/>
        </w:numPr>
      </w:pPr>
      <w:r>
        <w:lastRenderedPageBreak/>
        <w:t xml:space="preserve">View the structure of the tables using the Designer view in </w:t>
      </w:r>
      <w:proofErr w:type="spellStart"/>
      <w:r>
        <w:t>mySQL</w:t>
      </w:r>
      <w:proofErr w:type="spellEnd"/>
      <w:r>
        <w:t xml:space="preserve"> admin</w:t>
      </w:r>
      <w:r w:rsidR="00DD4090">
        <w:t xml:space="preserve">, seen in Figure 3 </w:t>
      </w:r>
      <w:r w:rsidR="00FA2E54">
        <w:t>and Figure 4</w:t>
      </w:r>
      <w:r>
        <w:t>.</w:t>
      </w:r>
    </w:p>
    <w:p w14:paraId="13146507" w14:textId="77777777" w:rsidR="00983A8D" w:rsidRDefault="00983A8D" w:rsidP="00983A8D">
      <w:pPr>
        <w:pStyle w:val="ListParagraph"/>
      </w:pPr>
    </w:p>
    <w:p w14:paraId="37F41933" w14:textId="77777777" w:rsidR="00983A8D" w:rsidRDefault="00983A8D" w:rsidP="00983A8D">
      <w:pPr>
        <w:keepNext/>
      </w:pPr>
      <w:r w:rsidRPr="00983A8D">
        <w:rPr>
          <w:noProof/>
        </w:rPr>
        <w:drawing>
          <wp:inline distT="0" distB="0" distL="0" distR="0" wp14:anchorId="4B7C1F72" wp14:editId="6B6EFD5F">
            <wp:extent cx="3494098" cy="1894503"/>
            <wp:effectExtent l="0" t="0" r="0" b="0"/>
            <wp:docPr id="17805950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95030" name="Picture 1" descr="A screenshot of a computer&#10;&#10;Description automatically generated"/>
                    <pic:cNvPicPr/>
                  </pic:nvPicPr>
                  <pic:blipFill>
                    <a:blip r:embed="rId15"/>
                    <a:stretch>
                      <a:fillRect/>
                    </a:stretch>
                  </pic:blipFill>
                  <pic:spPr>
                    <a:xfrm>
                      <a:off x="0" y="0"/>
                      <a:ext cx="3515060" cy="1905869"/>
                    </a:xfrm>
                    <a:prstGeom prst="rect">
                      <a:avLst/>
                    </a:prstGeom>
                  </pic:spPr>
                </pic:pic>
              </a:graphicData>
            </a:graphic>
          </wp:inline>
        </w:drawing>
      </w:r>
    </w:p>
    <w:p w14:paraId="7A824D54" w14:textId="5F444EB4" w:rsidR="00983A8D" w:rsidRDefault="00983A8D" w:rsidP="00983A8D">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4</w:t>
      </w:r>
      <w:r>
        <w:rPr>
          <w:noProof/>
        </w:rPr>
        <w:fldChar w:fldCharType="end"/>
      </w:r>
      <w:r>
        <w:rPr>
          <w:noProof/>
        </w:rPr>
        <w:t xml:space="preserve"> </w:t>
      </w:r>
      <w:r w:rsidRPr="00DD4090">
        <w:rPr>
          <w:i w:val="0"/>
          <w:iCs w:val="0"/>
          <w:noProof/>
        </w:rPr>
        <w:t>The ordersappjwt database contains two tables linked by a foreign key relationship.</w:t>
      </w:r>
    </w:p>
    <w:p w14:paraId="5EEA379E" w14:textId="77777777" w:rsidR="0012349D" w:rsidRDefault="0012349D" w:rsidP="0012349D"/>
    <w:p w14:paraId="6A65D2B3" w14:textId="77777777" w:rsidR="00725509" w:rsidRDefault="0012349D" w:rsidP="00725509">
      <w:pPr>
        <w:keepNext/>
      </w:pPr>
      <w:r w:rsidRPr="0012349D">
        <w:rPr>
          <w:noProof/>
        </w:rPr>
        <w:drawing>
          <wp:inline distT="0" distB="0" distL="0" distR="0" wp14:anchorId="7B4F7FB6" wp14:editId="34479993">
            <wp:extent cx="4909279" cy="3932668"/>
            <wp:effectExtent l="0" t="0" r="5715" b="4445"/>
            <wp:docPr id="20329915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91514" name="Picture 1" descr="A screenshot of a computer&#10;&#10;Description automatically generated"/>
                    <pic:cNvPicPr/>
                  </pic:nvPicPr>
                  <pic:blipFill>
                    <a:blip r:embed="rId16"/>
                    <a:stretch>
                      <a:fillRect/>
                    </a:stretch>
                  </pic:blipFill>
                  <pic:spPr>
                    <a:xfrm>
                      <a:off x="0" y="0"/>
                      <a:ext cx="4919870" cy="3941152"/>
                    </a:xfrm>
                    <a:prstGeom prst="rect">
                      <a:avLst/>
                    </a:prstGeom>
                  </pic:spPr>
                </pic:pic>
              </a:graphicData>
            </a:graphic>
          </wp:inline>
        </w:drawing>
      </w:r>
    </w:p>
    <w:p w14:paraId="6E7AB8C4" w14:textId="084D4CB0" w:rsidR="0012349D" w:rsidRDefault="00725509" w:rsidP="00725509">
      <w:pPr>
        <w:pStyle w:val="Caption"/>
      </w:pPr>
      <w:r>
        <w:t xml:space="preserve">Figure </w:t>
      </w:r>
      <w:fldSimple w:instr=" SEQ Figure \* ARABIC ">
        <w:r w:rsidR="00125AD6">
          <w:rPr>
            <w:noProof/>
          </w:rPr>
          <w:t>5</w:t>
        </w:r>
      </w:fldSimple>
      <w:r>
        <w:t xml:space="preserve"> </w:t>
      </w:r>
      <w:r w:rsidRPr="00DD4090">
        <w:rPr>
          <w:i w:val="0"/>
          <w:iCs w:val="0"/>
        </w:rPr>
        <w:t xml:space="preserve">Data in the users table of </w:t>
      </w:r>
      <w:r w:rsidR="00983A8D" w:rsidRPr="00DD4090">
        <w:rPr>
          <w:i w:val="0"/>
          <w:iCs w:val="0"/>
        </w:rPr>
        <w:t xml:space="preserve">the </w:t>
      </w:r>
      <w:r w:rsidRPr="00DD4090">
        <w:rPr>
          <w:i w:val="0"/>
          <w:iCs w:val="0"/>
        </w:rPr>
        <w:t>database.</w:t>
      </w:r>
      <w:r w:rsidR="00983A8D" w:rsidRPr="00DD4090">
        <w:rPr>
          <w:i w:val="0"/>
          <w:iCs w:val="0"/>
        </w:rPr>
        <w:t xml:space="preserve"> Some passwords are clear text and others are hashed.</w:t>
      </w:r>
    </w:p>
    <w:p w14:paraId="321AA84B" w14:textId="77777777" w:rsidR="0012349D" w:rsidRDefault="0012349D" w:rsidP="0012349D"/>
    <w:p w14:paraId="7E716639" w14:textId="1E9064C2" w:rsidR="00AC559C" w:rsidRDefault="00AC559C" w:rsidP="00AC559C">
      <w:pPr>
        <w:pStyle w:val="ListParagraph"/>
        <w:numPr>
          <w:ilvl w:val="0"/>
          <w:numId w:val="1"/>
        </w:numPr>
      </w:pPr>
      <w:r>
        <w:t xml:space="preserve">Open the </w:t>
      </w:r>
      <w:r w:rsidR="00331219">
        <w:t xml:space="preserve">Java </w:t>
      </w:r>
      <w:r>
        <w:t>project in your IDE</w:t>
      </w:r>
      <w:r w:rsidR="00FA2E54">
        <w:t>, shown in Figure 5</w:t>
      </w:r>
      <w:r>
        <w:t>. Examples shown will be using VS Code.</w:t>
      </w:r>
    </w:p>
    <w:p w14:paraId="00572886" w14:textId="77777777" w:rsidR="00AC559C" w:rsidRDefault="00AC559C" w:rsidP="00AC559C"/>
    <w:p w14:paraId="37E5F074" w14:textId="77777777" w:rsidR="00725509" w:rsidRDefault="00745148" w:rsidP="00725509">
      <w:pPr>
        <w:keepNext/>
      </w:pPr>
      <w:r>
        <w:rPr>
          <w:noProof/>
        </w:rPr>
        <w:lastRenderedPageBreak/>
        <w:drawing>
          <wp:inline distT="0" distB="0" distL="0" distR="0" wp14:anchorId="44C6E9F0" wp14:editId="42D34A09">
            <wp:extent cx="3380266" cy="7887694"/>
            <wp:effectExtent l="0" t="0" r="0" b="0"/>
            <wp:docPr id="1025898656"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98656" name="Picture 1" descr="A diagram of a serv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385592" cy="7900123"/>
                    </a:xfrm>
                    <a:prstGeom prst="rect">
                      <a:avLst/>
                    </a:prstGeom>
                  </pic:spPr>
                </pic:pic>
              </a:graphicData>
            </a:graphic>
          </wp:inline>
        </w:drawing>
      </w:r>
    </w:p>
    <w:p w14:paraId="04F3345B" w14:textId="4420E12B" w:rsidR="00AC559C" w:rsidRDefault="00725509" w:rsidP="00725509">
      <w:pPr>
        <w:pStyle w:val="Caption"/>
      </w:pPr>
      <w:r>
        <w:t xml:space="preserve">Figure </w:t>
      </w:r>
      <w:fldSimple w:instr=" SEQ Figure \* ARABIC ">
        <w:r w:rsidR="00125AD6">
          <w:rPr>
            <w:noProof/>
          </w:rPr>
          <w:t>6</w:t>
        </w:r>
      </w:fldSimple>
      <w:r>
        <w:t xml:space="preserve"> </w:t>
      </w:r>
      <w:r w:rsidRPr="00FA2E54">
        <w:rPr>
          <w:i w:val="0"/>
          <w:iCs w:val="0"/>
        </w:rPr>
        <w:t>Classes used in the Spring Boot application.</w:t>
      </w:r>
    </w:p>
    <w:p w14:paraId="38CB0865" w14:textId="77777777" w:rsidR="00745148" w:rsidRDefault="00745148" w:rsidP="00AC559C"/>
    <w:p w14:paraId="0C5071C2" w14:textId="2CB8003F" w:rsidR="00745148" w:rsidRDefault="00DA2F8A" w:rsidP="00AB7EA1">
      <w:pPr>
        <w:pStyle w:val="Heading2"/>
      </w:pPr>
      <w:bookmarkStart w:id="8" w:name="_Toc178064198"/>
      <w:r>
        <w:t xml:space="preserve">Review </w:t>
      </w:r>
      <w:r w:rsidR="00CF5BAE">
        <w:t xml:space="preserve">the </w:t>
      </w:r>
      <w:r w:rsidR="00C44E64">
        <w:t>Controller Details</w:t>
      </w:r>
      <w:bookmarkEnd w:id="8"/>
    </w:p>
    <w:p w14:paraId="39124130" w14:textId="77777777" w:rsidR="00211BE3" w:rsidRDefault="00211BE3" w:rsidP="00211BE3"/>
    <w:p w14:paraId="301D6274" w14:textId="1D460E6B" w:rsidR="00211BE3" w:rsidRPr="00211BE3" w:rsidRDefault="00211BE3" w:rsidP="00211BE3">
      <w:r>
        <w:t>The first version of the application contains no security. All API endpoints are accessible</w:t>
      </w:r>
      <w:r w:rsidR="00983A8D">
        <w:t xml:space="preserve"> regardless of authentication status. D</w:t>
      </w:r>
      <w:r>
        <w:t>uring any request, it is impossible to know which user is creating or accessing orders data</w:t>
      </w:r>
      <w:r w:rsidR="00983A8D">
        <w:t xml:space="preserve"> due to the lack of authentication.</w:t>
      </w:r>
    </w:p>
    <w:p w14:paraId="3CF2143B" w14:textId="77777777" w:rsidR="00C44E64" w:rsidRDefault="00C44E64" w:rsidP="00AC559C"/>
    <w:p w14:paraId="2A450265" w14:textId="32EF6C6C" w:rsidR="00C44E64" w:rsidRDefault="00C44E64" w:rsidP="00C44E64">
      <w:pPr>
        <w:pStyle w:val="ListParagraph"/>
        <w:numPr>
          <w:ilvl w:val="0"/>
          <w:numId w:val="2"/>
        </w:numPr>
      </w:pPr>
      <w:r>
        <w:t>Open the Orders</w:t>
      </w:r>
      <w:r w:rsidR="006C1DB8">
        <w:t xml:space="preserve"> </w:t>
      </w:r>
      <w:r>
        <w:t>Controller to familiarize yourself with the endpoints</w:t>
      </w:r>
      <w:r w:rsidR="00FA2E54">
        <w:t>, seen in Figure 6</w:t>
      </w:r>
      <w:r>
        <w:t>.</w:t>
      </w:r>
      <w:r w:rsidR="00983A8D">
        <w:t xml:space="preserve"> Pay close attention to the comments.</w:t>
      </w:r>
    </w:p>
    <w:p w14:paraId="454340BB" w14:textId="77777777" w:rsidR="00191BE7" w:rsidRDefault="00191BE7" w:rsidP="00191BE7"/>
    <w:p w14:paraId="00CF0896" w14:textId="312C4D9E" w:rsidR="00191BE7" w:rsidRDefault="00191BE7" w:rsidP="00191BE7">
      <w:r w:rsidRPr="00191BE7">
        <w:rPr>
          <w:noProof/>
        </w:rPr>
        <w:drawing>
          <wp:inline distT="0" distB="0" distL="0" distR="0" wp14:anchorId="0BAA6784" wp14:editId="0C41036F">
            <wp:extent cx="5704403" cy="2834528"/>
            <wp:effectExtent l="0" t="0" r="0" b="0"/>
            <wp:docPr id="7641182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18249" name="Picture 1" descr="A screenshot of a computer program&#10;&#10;Description automatically generated"/>
                    <pic:cNvPicPr/>
                  </pic:nvPicPr>
                  <pic:blipFill>
                    <a:blip r:embed="rId18"/>
                    <a:stretch>
                      <a:fillRect/>
                    </a:stretch>
                  </pic:blipFill>
                  <pic:spPr>
                    <a:xfrm>
                      <a:off x="0" y="0"/>
                      <a:ext cx="5714880" cy="2839734"/>
                    </a:xfrm>
                    <a:prstGeom prst="rect">
                      <a:avLst/>
                    </a:prstGeom>
                  </pic:spPr>
                </pic:pic>
              </a:graphicData>
            </a:graphic>
          </wp:inline>
        </w:drawing>
      </w:r>
    </w:p>
    <w:p w14:paraId="5F626F57" w14:textId="77777777" w:rsidR="00983A8D" w:rsidRDefault="00191BE7" w:rsidP="00983A8D">
      <w:pPr>
        <w:keepNext/>
      </w:pPr>
      <w:r w:rsidRPr="00191BE7">
        <w:rPr>
          <w:noProof/>
        </w:rPr>
        <w:drawing>
          <wp:inline distT="0" distB="0" distL="0" distR="0" wp14:anchorId="75B24599" wp14:editId="2356A79A">
            <wp:extent cx="4959560" cy="2836911"/>
            <wp:effectExtent l="0" t="0" r="0" b="0"/>
            <wp:docPr id="136835500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55000" name="Picture 1" descr="A screenshot of a computer program&#10;&#10;Description automatically generated"/>
                    <pic:cNvPicPr/>
                  </pic:nvPicPr>
                  <pic:blipFill>
                    <a:blip r:embed="rId19"/>
                    <a:stretch>
                      <a:fillRect/>
                    </a:stretch>
                  </pic:blipFill>
                  <pic:spPr>
                    <a:xfrm>
                      <a:off x="0" y="0"/>
                      <a:ext cx="4986930" cy="2852567"/>
                    </a:xfrm>
                    <a:prstGeom prst="rect">
                      <a:avLst/>
                    </a:prstGeom>
                  </pic:spPr>
                </pic:pic>
              </a:graphicData>
            </a:graphic>
          </wp:inline>
        </w:drawing>
      </w:r>
    </w:p>
    <w:p w14:paraId="4EFFD0EC" w14:textId="559B48F2" w:rsidR="00C44E64" w:rsidRDefault="00983A8D" w:rsidP="00725509">
      <w:pPr>
        <w:pStyle w:val="Caption"/>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7</w:t>
      </w:r>
      <w:r>
        <w:rPr>
          <w:noProof/>
        </w:rPr>
        <w:fldChar w:fldCharType="end"/>
      </w:r>
      <w:r>
        <w:rPr>
          <w:noProof/>
        </w:rPr>
        <w:t xml:space="preserve"> </w:t>
      </w:r>
      <w:r w:rsidRPr="00FA2E54">
        <w:rPr>
          <w:i w:val="0"/>
          <w:iCs w:val="0"/>
          <w:noProof/>
        </w:rPr>
        <w:t>OrdersController manages all request related</w:t>
      </w:r>
      <w:r w:rsidRPr="00FA2E54">
        <w:rPr>
          <w:i w:val="0"/>
          <w:iCs w:val="0"/>
        </w:rPr>
        <w:t xml:space="preserve"> to orders.</w:t>
      </w:r>
    </w:p>
    <w:p w14:paraId="03F83013" w14:textId="77777777" w:rsidR="00F425FA" w:rsidRDefault="00F425FA" w:rsidP="00C44E64"/>
    <w:p w14:paraId="43F217A8" w14:textId="7476B266" w:rsidR="00F425FA" w:rsidRDefault="00F425FA" w:rsidP="00F425FA">
      <w:pPr>
        <w:pStyle w:val="ListParagraph"/>
        <w:numPr>
          <w:ilvl w:val="0"/>
          <w:numId w:val="2"/>
        </w:numPr>
      </w:pPr>
      <w:r>
        <w:lastRenderedPageBreak/>
        <w:t>Review the Users</w:t>
      </w:r>
      <w:r w:rsidR="00CF5BAE">
        <w:t xml:space="preserve"> </w:t>
      </w:r>
      <w:r>
        <w:t>Controller</w:t>
      </w:r>
      <w:r w:rsidR="00FB6310">
        <w:t>, seen in Figure 7</w:t>
      </w:r>
      <w:r w:rsidR="00CF6384">
        <w:t>. This controller perform</w:t>
      </w:r>
      <w:r w:rsidR="00AD20B2">
        <w:t>s</w:t>
      </w:r>
      <w:r w:rsidR="00CF6384">
        <w:t xml:space="preserve"> registration and login</w:t>
      </w:r>
      <w:r w:rsidR="00AD20B2">
        <w:t xml:space="preserve"> events.</w:t>
      </w:r>
    </w:p>
    <w:p w14:paraId="5491FD0A" w14:textId="77777777" w:rsidR="00F425FA" w:rsidRDefault="00F425FA" w:rsidP="00F425FA"/>
    <w:p w14:paraId="045DBFF0" w14:textId="77777777" w:rsidR="00725509" w:rsidRDefault="00F425FA" w:rsidP="00725509">
      <w:pPr>
        <w:keepNext/>
      </w:pPr>
      <w:r w:rsidRPr="00F425FA">
        <w:rPr>
          <w:noProof/>
        </w:rPr>
        <w:drawing>
          <wp:inline distT="0" distB="0" distL="0" distR="0" wp14:anchorId="7D41799E" wp14:editId="4F92964F">
            <wp:extent cx="4422098" cy="3489489"/>
            <wp:effectExtent l="0" t="0" r="0" b="3175"/>
            <wp:docPr id="136966358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63584" name="Picture 1" descr="A screenshot of a computer code&#10;&#10;Description automatically generated"/>
                    <pic:cNvPicPr/>
                  </pic:nvPicPr>
                  <pic:blipFill>
                    <a:blip r:embed="rId20"/>
                    <a:stretch>
                      <a:fillRect/>
                    </a:stretch>
                  </pic:blipFill>
                  <pic:spPr>
                    <a:xfrm>
                      <a:off x="0" y="0"/>
                      <a:ext cx="4430500" cy="3496119"/>
                    </a:xfrm>
                    <a:prstGeom prst="rect">
                      <a:avLst/>
                    </a:prstGeom>
                  </pic:spPr>
                </pic:pic>
              </a:graphicData>
            </a:graphic>
          </wp:inline>
        </w:drawing>
      </w:r>
    </w:p>
    <w:p w14:paraId="595BC0B9" w14:textId="5D3F6AEE" w:rsidR="00F425FA" w:rsidRDefault="00725509" w:rsidP="00725509">
      <w:pPr>
        <w:pStyle w:val="Caption"/>
      </w:pPr>
      <w:r>
        <w:t xml:space="preserve">Figure </w:t>
      </w:r>
      <w:fldSimple w:instr=" SEQ Figure \* ARABIC ">
        <w:r w:rsidR="00125AD6">
          <w:rPr>
            <w:noProof/>
          </w:rPr>
          <w:t>8</w:t>
        </w:r>
      </w:fldSimple>
      <w:r>
        <w:t xml:space="preserve"> </w:t>
      </w:r>
      <w:r w:rsidRPr="00FB6310">
        <w:rPr>
          <w:i w:val="0"/>
          <w:iCs w:val="0"/>
        </w:rPr>
        <w:t>Methods in the Users Controller.</w:t>
      </w:r>
      <w:r w:rsidR="00AD20B2" w:rsidRPr="00FB6310">
        <w:rPr>
          <w:i w:val="0"/>
          <w:iCs w:val="0"/>
        </w:rPr>
        <w:t xml:space="preserve"> Register saves user accounts in the database. Login performs a database lookup.  However, no restrictions on the application events are put into effect yet.</w:t>
      </w:r>
    </w:p>
    <w:p w14:paraId="7D9B9A0A" w14:textId="77777777" w:rsidR="00C44E64" w:rsidRDefault="00C44E64" w:rsidP="00C44E64"/>
    <w:p w14:paraId="1B1B4D50" w14:textId="0A54FCF8" w:rsidR="00C44E64" w:rsidRDefault="00C44E64" w:rsidP="00AB7EA1">
      <w:pPr>
        <w:pStyle w:val="Heading2"/>
        <w:rPr>
          <w:rFonts w:eastAsia="Times New Roman"/>
        </w:rPr>
      </w:pPr>
      <w:bookmarkStart w:id="9" w:name="_Toc178064199"/>
      <w:r w:rsidRPr="00C44E64">
        <w:rPr>
          <w:rFonts w:eastAsia="Times New Roman"/>
        </w:rPr>
        <w:t xml:space="preserve">REST API </w:t>
      </w:r>
      <w:r w:rsidR="00191BE7">
        <w:rPr>
          <w:rFonts w:eastAsia="Times New Roman"/>
        </w:rPr>
        <w:t>Methods in this App</w:t>
      </w:r>
      <w:bookmarkEnd w:id="9"/>
    </w:p>
    <w:p w14:paraId="433E076A" w14:textId="77777777" w:rsidR="00191BE7" w:rsidRDefault="00191BE7" w:rsidP="00191BE7"/>
    <w:p w14:paraId="12C2DE45" w14:textId="23A3E9BA" w:rsidR="00AD20B2" w:rsidRDefault="00AD20B2" w:rsidP="00191BE7">
      <w:r>
        <w:t>This application provides access to a list of orders. The user can perform C.R.U.D. operations on the orders.</w:t>
      </w:r>
    </w:p>
    <w:p w14:paraId="320F2691" w14:textId="77777777" w:rsidR="00AD20B2" w:rsidRPr="00191BE7" w:rsidRDefault="00AD20B2" w:rsidP="00191BE7"/>
    <w:p w14:paraId="0171B575" w14:textId="77777777" w:rsidR="00C44E64" w:rsidRPr="00C44E64" w:rsidRDefault="00C44E64" w:rsidP="00725509">
      <w:pPr>
        <w:outlineLvl w:val="3"/>
        <w:rPr>
          <w:b/>
          <w:bCs/>
          <w:sz w:val="21"/>
          <w:szCs w:val="21"/>
        </w:rPr>
      </w:pPr>
      <w:r w:rsidRPr="00C44E64">
        <w:rPr>
          <w:b/>
          <w:bCs/>
          <w:sz w:val="21"/>
          <w:szCs w:val="21"/>
        </w:rPr>
        <w:t>Base URL</w:t>
      </w:r>
    </w:p>
    <w:p w14:paraId="024AF03F" w14:textId="561ABC9F" w:rsidR="00C44E64" w:rsidRPr="00C44E64" w:rsidRDefault="00000000" w:rsidP="00725509">
      <w:pPr>
        <w:rPr>
          <w:sz w:val="21"/>
          <w:szCs w:val="21"/>
        </w:rPr>
      </w:pPr>
      <w:hyperlink r:id="rId21" w:history="1">
        <w:r w:rsidR="00191BE7" w:rsidRPr="00BC7363">
          <w:rPr>
            <w:rStyle w:val="Hyperlink"/>
            <w:rFonts w:ascii="Courier New" w:hAnsi="Courier New" w:cs="Courier New"/>
            <w:sz w:val="16"/>
            <w:szCs w:val="16"/>
          </w:rPr>
          <w:t>http://127.0.0.1:8080/api</w:t>
        </w:r>
      </w:hyperlink>
      <w:r w:rsidR="00191BE7">
        <w:rPr>
          <w:rFonts w:ascii="Courier New" w:hAnsi="Courier New" w:cs="Courier New"/>
          <w:sz w:val="16"/>
          <w:szCs w:val="16"/>
        </w:rPr>
        <w:t xml:space="preserve"> (</w:t>
      </w:r>
      <w:hyperlink r:id="rId22" w:history="1">
        <w:r w:rsidR="00191BE7" w:rsidRPr="00BC7363">
          <w:rPr>
            <w:rStyle w:val="Hyperlink"/>
            <w:rFonts w:ascii="Courier New" w:hAnsi="Courier New" w:cs="Courier New"/>
            <w:sz w:val="16"/>
            <w:szCs w:val="16"/>
          </w:rPr>
          <w:t>http://localhost:8080/api</w:t>
        </w:r>
      </w:hyperlink>
      <w:r w:rsidR="00191BE7">
        <w:rPr>
          <w:rFonts w:ascii="Courier New" w:hAnsi="Courier New" w:cs="Courier New"/>
          <w:sz w:val="16"/>
          <w:szCs w:val="16"/>
        </w:rPr>
        <w:t xml:space="preserve"> )</w:t>
      </w:r>
    </w:p>
    <w:p w14:paraId="0FEF50D8" w14:textId="77777777" w:rsidR="00C44E64" w:rsidRPr="00C44E64" w:rsidRDefault="005D3382" w:rsidP="00725509">
      <w:pPr>
        <w:rPr>
          <w:sz w:val="21"/>
          <w:szCs w:val="21"/>
        </w:rPr>
      </w:pPr>
      <w:r w:rsidRPr="005D3382">
        <w:rPr>
          <w:noProof/>
          <w:sz w:val="21"/>
          <w:szCs w:val="21"/>
          <w14:ligatures w14:val="standardContextual"/>
        </w:rPr>
        <w:pict w14:anchorId="05749C90">
          <v:rect id="_x0000_i1031" alt="" style="width:468pt;height:.05pt;mso-width-percent:0;mso-height-percent:0;mso-width-percent:0;mso-height-percent:0" o:hralign="center" o:hrstd="t" o:hr="t" fillcolor="#a0a0a0" stroked="f"/>
        </w:pict>
      </w:r>
    </w:p>
    <w:p w14:paraId="5A933C20" w14:textId="77777777" w:rsidR="00191BE7" w:rsidRPr="00C44E64" w:rsidRDefault="00191BE7" w:rsidP="00191BE7">
      <w:pPr>
        <w:outlineLvl w:val="3"/>
        <w:rPr>
          <w:b/>
          <w:bCs/>
          <w:sz w:val="21"/>
          <w:szCs w:val="21"/>
        </w:rPr>
      </w:pPr>
      <w:r w:rsidRPr="00C44E64">
        <w:rPr>
          <w:b/>
          <w:bCs/>
          <w:sz w:val="21"/>
          <w:szCs w:val="21"/>
        </w:rPr>
        <w:t>Get All Orders</w:t>
      </w:r>
    </w:p>
    <w:p w14:paraId="5D767642" w14:textId="77777777" w:rsidR="00191BE7" w:rsidRPr="00C44E64" w:rsidRDefault="00191BE7" w:rsidP="00191BE7">
      <w:pPr>
        <w:rPr>
          <w:sz w:val="21"/>
          <w:szCs w:val="21"/>
        </w:rPr>
      </w:pPr>
      <w:r w:rsidRPr="00C44E64">
        <w:rPr>
          <w:b/>
          <w:bCs/>
          <w:sz w:val="21"/>
          <w:szCs w:val="21"/>
        </w:rPr>
        <w:t>Endpoint</w:t>
      </w:r>
      <w:r w:rsidRPr="00C44E64">
        <w:rPr>
          <w:sz w:val="21"/>
          <w:szCs w:val="21"/>
        </w:rPr>
        <w:t xml:space="preserve">: </w:t>
      </w:r>
      <w:r w:rsidRPr="00C44E64">
        <w:rPr>
          <w:rFonts w:ascii="Courier New" w:hAnsi="Courier New" w:cs="Courier New"/>
          <w:sz w:val="16"/>
          <w:szCs w:val="16"/>
        </w:rPr>
        <w:t>/orders</w:t>
      </w:r>
      <w:r w:rsidRPr="00C44E64">
        <w:rPr>
          <w:sz w:val="21"/>
          <w:szCs w:val="21"/>
        </w:rPr>
        <w:br/>
      </w:r>
      <w:r w:rsidRPr="00C44E64">
        <w:rPr>
          <w:b/>
          <w:bCs/>
          <w:sz w:val="21"/>
          <w:szCs w:val="21"/>
        </w:rPr>
        <w:t>Method</w:t>
      </w:r>
      <w:r w:rsidRPr="00C44E64">
        <w:rPr>
          <w:sz w:val="21"/>
          <w:szCs w:val="21"/>
        </w:rPr>
        <w:t xml:space="preserve">: </w:t>
      </w:r>
      <w:r w:rsidRPr="00C44E64">
        <w:rPr>
          <w:rFonts w:ascii="Courier New" w:hAnsi="Courier New" w:cs="Courier New"/>
          <w:sz w:val="16"/>
          <w:szCs w:val="16"/>
        </w:rPr>
        <w:t>GET</w:t>
      </w:r>
      <w:r w:rsidRPr="00C44E64">
        <w:rPr>
          <w:sz w:val="21"/>
          <w:szCs w:val="21"/>
        </w:rPr>
        <w:br/>
      </w:r>
      <w:r w:rsidRPr="00C44E64">
        <w:rPr>
          <w:b/>
          <w:bCs/>
          <w:sz w:val="21"/>
          <w:szCs w:val="21"/>
        </w:rPr>
        <w:t>Description</w:t>
      </w:r>
      <w:r w:rsidRPr="00C44E64">
        <w:rPr>
          <w:sz w:val="21"/>
          <w:szCs w:val="21"/>
        </w:rPr>
        <w:t>: Retrieve all orders.</w:t>
      </w:r>
    </w:p>
    <w:p w14:paraId="24A3ABA1" w14:textId="77777777" w:rsidR="00191BE7" w:rsidRPr="00C44E64" w:rsidRDefault="00191BE7" w:rsidP="00191BE7">
      <w:pPr>
        <w:rPr>
          <w:sz w:val="21"/>
          <w:szCs w:val="21"/>
        </w:rPr>
      </w:pPr>
      <w:r w:rsidRPr="00C44E64">
        <w:rPr>
          <w:b/>
          <w:bCs/>
          <w:sz w:val="21"/>
          <w:szCs w:val="21"/>
        </w:rPr>
        <w:t>Response</w:t>
      </w:r>
      <w:r w:rsidRPr="00C44E64">
        <w:rPr>
          <w:sz w:val="21"/>
          <w:szCs w:val="21"/>
        </w:rPr>
        <w:t>:</w:t>
      </w:r>
    </w:p>
    <w:p w14:paraId="35FBF750" w14:textId="77777777" w:rsidR="00191BE7" w:rsidRPr="00C44E64" w:rsidRDefault="00191BE7" w:rsidP="00191BE7">
      <w:pPr>
        <w:numPr>
          <w:ilvl w:val="0"/>
          <w:numId w:val="4"/>
        </w:numPr>
        <w:rPr>
          <w:sz w:val="21"/>
          <w:szCs w:val="21"/>
        </w:rPr>
      </w:pPr>
      <w:r w:rsidRPr="00C44E64">
        <w:rPr>
          <w:b/>
          <w:bCs/>
          <w:sz w:val="21"/>
          <w:szCs w:val="21"/>
        </w:rPr>
        <w:t>200 OK</w:t>
      </w:r>
    </w:p>
    <w:p w14:paraId="1E4B77E7" w14:textId="77777777" w:rsidR="00191BE7" w:rsidRPr="00C44E64" w:rsidRDefault="00191BE7" w:rsidP="0019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6"/>
          <w:szCs w:val="16"/>
        </w:rPr>
      </w:pPr>
      <w:r w:rsidRPr="00725509">
        <w:rPr>
          <w:rFonts w:ascii="Courier New" w:hAnsi="Courier New" w:cs="Courier New"/>
          <w:sz w:val="16"/>
          <w:szCs w:val="16"/>
        </w:rPr>
        <w:t xml:space="preserve"> </w:t>
      </w:r>
    </w:p>
    <w:p w14:paraId="5043A977" w14:textId="77777777" w:rsidR="00191BE7" w:rsidRPr="00C44E64" w:rsidRDefault="00191BE7" w:rsidP="0019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6"/>
          <w:szCs w:val="16"/>
        </w:rPr>
      </w:pPr>
      <w:r w:rsidRPr="00C44E64">
        <w:rPr>
          <w:rFonts w:ascii="Courier New" w:hAnsi="Courier New" w:cs="Courier New"/>
          <w:sz w:val="16"/>
          <w:szCs w:val="16"/>
        </w:rPr>
        <w:t>[</w:t>
      </w:r>
    </w:p>
    <w:p w14:paraId="4EC91E2F" w14:textId="77777777" w:rsidR="00191BE7" w:rsidRPr="00C44E64" w:rsidRDefault="00191BE7" w:rsidP="0019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w:t>
      </w:r>
    </w:p>
    <w:p w14:paraId="1497D6C1" w14:textId="77777777" w:rsidR="00191BE7" w:rsidRPr="00C44E64" w:rsidRDefault="00191BE7" w:rsidP="0019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"id": "1",</w:t>
      </w:r>
    </w:p>
    <w:p w14:paraId="20167040" w14:textId="77777777" w:rsidR="00191BE7" w:rsidRPr="00C44E64" w:rsidRDefault="00191BE7" w:rsidP="0019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"date": "2023-06-06T00:00:00.000Z",</w:t>
      </w:r>
    </w:p>
    <w:p w14:paraId="17DCFB54" w14:textId="77777777" w:rsidR="00191BE7" w:rsidRPr="00C44E64" w:rsidRDefault="00191BE7" w:rsidP="0019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"customerid": "10",</w:t>
      </w:r>
    </w:p>
    <w:p w14:paraId="13A28236" w14:textId="77777777" w:rsidR="00191BE7" w:rsidRPr="00C44E64" w:rsidRDefault="00191BE7" w:rsidP="0019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"notes": "Sample order notes"</w:t>
      </w:r>
    </w:p>
    <w:p w14:paraId="5C6A0A09" w14:textId="77777777" w:rsidR="00191BE7" w:rsidRPr="00C44E64" w:rsidRDefault="00191BE7" w:rsidP="0019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w:t>
      </w:r>
    </w:p>
    <w:p w14:paraId="6B0FF2DA" w14:textId="77777777" w:rsidR="00191BE7" w:rsidRPr="00C44E64" w:rsidRDefault="00191BE7" w:rsidP="0019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w:t>
      </w:r>
    </w:p>
    <w:p w14:paraId="5DE49180" w14:textId="77777777" w:rsidR="00191BE7" w:rsidRPr="00C44E64" w:rsidRDefault="00191BE7" w:rsidP="0019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"id": "2",</w:t>
      </w:r>
    </w:p>
    <w:p w14:paraId="24AEC287" w14:textId="77777777" w:rsidR="00191BE7" w:rsidRPr="00C44E64" w:rsidRDefault="00191BE7" w:rsidP="0019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"date": "2023-06-07T00:00:00.000Z",</w:t>
      </w:r>
    </w:p>
    <w:p w14:paraId="5F698584" w14:textId="77777777" w:rsidR="00191BE7" w:rsidRPr="00C44E64" w:rsidRDefault="00191BE7" w:rsidP="0019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lastRenderedPageBreak/>
        <w:t xml:space="preserve">    "customerid": "11",</w:t>
      </w:r>
    </w:p>
    <w:p w14:paraId="6E33F5F0" w14:textId="77777777" w:rsidR="00191BE7" w:rsidRPr="00C44E64" w:rsidRDefault="00191BE7" w:rsidP="0019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"notes": "Another order notes"</w:t>
      </w:r>
    </w:p>
    <w:p w14:paraId="5A6EE1FC" w14:textId="77777777" w:rsidR="00191BE7" w:rsidRPr="00C44E64" w:rsidRDefault="00191BE7" w:rsidP="0019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w:t>
      </w:r>
    </w:p>
    <w:p w14:paraId="6AE06CAB" w14:textId="77777777" w:rsidR="00191BE7" w:rsidRDefault="00191BE7" w:rsidP="00191BE7">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23E71A4A" w14:textId="77777777" w:rsidR="00AD20B2" w:rsidRPr="00C44E64" w:rsidRDefault="00AD20B2" w:rsidP="00191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p>
    <w:p w14:paraId="6AFD3708" w14:textId="58F64BEF" w:rsidR="00C44E64" w:rsidRPr="00C44E64" w:rsidRDefault="00C44E64" w:rsidP="00725509">
      <w:pPr>
        <w:outlineLvl w:val="2"/>
        <w:rPr>
          <w:b/>
          <w:bCs/>
          <w:noProof/>
          <w:sz w:val="22"/>
          <w:szCs w:val="22"/>
        </w:rPr>
      </w:pPr>
      <w:bookmarkStart w:id="10" w:name="_Toc178064200"/>
      <w:r w:rsidRPr="00C44E64">
        <w:rPr>
          <w:b/>
          <w:bCs/>
          <w:noProof/>
          <w:sz w:val="22"/>
          <w:szCs w:val="22"/>
        </w:rPr>
        <w:t>OrdersController</w:t>
      </w:r>
      <w:bookmarkEnd w:id="10"/>
    </w:p>
    <w:p w14:paraId="0F35272E" w14:textId="77777777" w:rsidR="00C44E64" w:rsidRPr="00C44E64" w:rsidRDefault="00C44E64" w:rsidP="00725509">
      <w:pPr>
        <w:outlineLvl w:val="3"/>
        <w:rPr>
          <w:b/>
          <w:bCs/>
          <w:noProof/>
          <w:sz w:val="21"/>
          <w:szCs w:val="21"/>
        </w:rPr>
      </w:pPr>
      <w:r w:rsidRPr="00C44E64">
        <w:rPr>
          <w:b/>
          <w:bCs/>
          <w:noProof/>
          <w:sz w:val="21"/>
          <w:szCs w:val="21"/>
        </w:rPr>
        <w:t>Create Order</w:t>
      </w:r>
    </w:p>
    <w:p w14:paraId="052CD5EC" w14:textId="77777777" w:rsidR="00C44E64" w:rsidRPr="00C44E64" w:rsidRDefault="00C44E64" w:rsidP="00725509">
      <w:pPr>
        <w:rPr>
          <w:noProof/>
          <w:sz w:val="21"/>
          <w:szCs w:val="21"/>
        </w:rPr>
      </w:pPr>
      <w:r w:rsidRPr="00C44E64">
        <w:rPr>
          <w:b/>
          <w:bCs/>
          <w:noProof/>
          <w:sz w:val="21"/>
          <w:szCs w:val="21"/>
        </w:rPr>
        <w:t>Endpoint</w:t>
      </w:r>
      <w:r w:rsidRPr="00C44E64">
        <w:rPr>
          <w:noProof/>
          <w:sz w:val="21"/>
          <w:szCs w:val="21"/>
        </w:rPr>
        <w:t xml:space="preserve">: </w:t>
      </w:r>
      <w:r w:rsidRPr="00C44E64">
        <w:rPr>
          <w:rFonts w:ascii="Courier New" w:hAnsi="Courier New" w:cs="Courier New"/>
          <w:noProof/>
          <w:sz w:val="16"/>
          <w:szCs w:val="16"/>
        </w:rPr>
        <w:t>/orders</w:t>
      </w:r>
      <w:r w:rsidRPr="00C44E64">
        <w:rPr>
          <w:noProof/>
          <w:sz w:val="21"/>
          <w:szCs w:val="21"/>
        </w:rPr>
        <w:br/>
      </w:r>
      <w:r w:rsidRPr="00C44E64">
        <w:rPr>
          <w:b/>
          <w:bCs/>
          <w:noProof/>
          <w:sz w:val="21"/>
          <w:szCs w:val="21"/>
        </w:rPr>
        <w:t>Method</w:t>
      </w:r>
      <w:r w:rsidRPr="00C44E64">
        <w:rPr>
          <w:noProof/>
          <w:sz w:val="21"/>
          <w:szCs w:val="21"/>
        </w:rPr>
        <w:t xml:space="preserve">: </w:t>
      </w:r>
      <w:r w:rsidRPr="00C44E64">
        <w:rPr>
          <w:rFonts w:ascii="Courier New" w:hAnsi="Courier New" w:cs="Courier New"/>
          <w:noProof/>
          <w:sz w:val="16"/>
          <w:szCs w:val="16"/>
        </w:rPr>
        <w:t>POST</w:t>
      </w:r>
      <w:r w:rsidRPr="00C44E64">
        <w:rPr>
          <w:noProof/>
          <w:sz w:val="21"/>
          <w:szCs w:val="21"/>
        </w:rPr>
        <w:br/>
      </w:r>
      <w:r w:rsidRPr="00C44E64">
        <w:rPr>
          <w:b/>
          <w:bCs/>
          <w:noProof/>
          <w:sz w:val="21"/>
          <w:szCs w:val="21"/>
        </w:rPr>
        <w:t>Description</w:t>
      </w:r>
      <w:r w:rsidRPr="00C44E64">
        <w:rPr>
          <w:noProof/>
          <w:sz w:val="21"/>
          <w:szCs w:val="21"/>
        </w:rPr>
        <w:t>: Create a new order.</w:t>
      </w:r>
    </w:p>
    <w:p w14:paraId="41A0DE3B" w14:textId="17439CB4"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725509">
        <w:rPr>
          <w:b/>
          <w:bCs/>
          <w:noProof/>
          <w:sz w:val="21"/>
          <w:szCs w:val="21"/>
        </w:rPr>
        <w:t xml:space="preserve"> </w:t>
      </w:r>
    </w:p>
    <w:p w14:paraId="537A4B22"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15A13F0E"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"date": "2023-06-06T00:00:00.000Z",</w:t>
      </w:r>
    </w:p>
    <w:p w14:paraId="65FCBE8C"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"customerid": "10",</w:t>
      </w:r>
    </w:p>
    <w:p w14:paraId="2C26DF1F"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"notes": "Sample order notes"</w:t>
      </w:r>
    </w:p>
    <w:p w14:paraId="6A4A6F11"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4493D1F7" w14:textId="77777777" w:rsidR="00C44E64" w:rsidRPr="00C44E64" w:rsidRDefault="00C44E64" w:rsidP="00725509">
      <w:pPr>
        <w:rPr>
          <w:noProof/>
          <w:sz w:val="21"/>
          <w:szCs w:val="21"/>
        </w:rPr>
      </w:pPr>
      <w:r w:rsidRPr="00C44E64">
        <w:rPr>
          <w:b/>
          <w:bCs/>
          <w:noProof/>
          <w:sz w:val="21"/>
          <w:szCs w:val="21"/>
        </w:rPr>
        <w:t>Response</w:t>
      </w:r>
      <w:r w:rsidRPr="00C44E64">
        <w:rPr>
          <w:noProof/>
          <w:sz w:val="21"/>
          <w:szCs w:val="21"/>
        </w:rPr>
        <w:t>:</w:t>
      </w:r>
    </w:p>
    <w:p w14:paraId="0E2B4C5A" w14:textId="1198282F" w:rsidR="00C44E64" w:rsidRPr="00C44E64" w:rsidRDefault="00C44E64" w:rsidP="00725509">
      <w:pPr>
        <w:numPr>
          <w:ilvl w:val="0"/>
          <w:numId w:val="3"/>
        </w:numPr>
        <w:rPr>
          <w:noProof/>
          <w:sz w:val="21"/>
          <w:szCs w:val="21"/>
        </w:rPr>
      </w:pPr>
      <w:r w:rsidRPr="00C44E64">
        <w:rPr>
          <w:b/>
          <w:bCs/>
          <w:noProof/>
          <w:sz w:val="21"/>
          <w:szCs w:val="21"/>
        </w:rPr>
        <w:t>200 OK</w:t>
      </w:r>
    </w:p>
    <w:p w14:paraId="2E1CDC95"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24470956"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"id": "1",</w:t>
      </w:r>
    </w:p>
    <w:p w14:paraId="543DED7A"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"date": "2023-06-06T00:00:00.000Z",</w:t>
      </w:r>
    </w:p>
    <w:p w14:paraId="66CC34DD"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"customerid": "10",</w:t>
      </w:r>
    </w:p>
    <w:p w14:paraId="4314F06E"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"notes": "Sample order notes"</w:t>
      </w:r>
    </w:p>
    <w:p w14:paraId="15588641"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00231A5F" w14:textId="4529675F" w:rsidR="00C44E64" w:rsidRPr="00C44E64" w:rsidRDefault="00C44E64" w:rsidP="00725509">
      <w:pPr>
        <w:rPr>
          <w:noProof/>
          <w:sz w:val="21"/>
          <w:szCs w:val="21"/>
        </w:rPr>
      </w:pPr>
    </w:p>
    <w:p w14:paraId="4BF8CCD8" w14:textId="77777777" w:rsidR="00C44E64" w:rsidRPr="00C44E64" w:rsidRDefault="005D3382" w:rsidP="00725509">
      <w:pPr>
        <w:rPr>
          <w:noProof/>
          <w:sz w:val="21"/>
          <w:szCs w:val="21"/>
        </w:rPr>
      </w:pPr>
      <w:r w:rsidRPr="005D3382">
        <w:rPr>
          <w:noProof/>
          <w:sz w:val="21"/>
          <w:szCs w:val="21"/>
          <w14:ligatures w14:val="standardContextual"/>
        </w:rPr>
        <w:pict w14:anchorId="32824E53">
          <v:rect id="_x0000_i1030" alt="" style="width:468pt;height:.05pt;mso-width-percent:0;mso-height-percent:0;mso-width-percent:0;mso-height-percent:0" o:hralign="center" o:hrstd="t" o:hr="t" fillcolor="#a0a0a0" stroked="f"/>
        </w:pict>
      </w:r>
    </w:p>
    <w:p w14:paraId="22D74686" w14:textId="77777777" w:rsidR="00C44E64" w:rsidRPr="00C44E64" w:rsidRDefault="00C44E64" w:rsidP="00725509">
      <w:pPr>
        <w:outlineLvl w:val="3"/>
        <w:rPr>
          <w:b/>
          <w:bCs/>
          <w:noProof/>
          <w:sz w:val="21"/>
          <w:szCs w:val="21"/>
        </w:rPr>
      </w:pPr>
      <w:r w:rsidRPr="00C44E64">
        <w:rPr>
          <w:b/>
          <w:bCs/>
          <w:noProof/>
          <w:sz w:val="21"/>
          <w:szCs w:val="21"/>
        </w:rPr>
        <w:t>Get Orders by Customer ID</w:t>
      </w:r>
    </w:p>
    <w:p w14:paraId="37B9442B" w14:textId="77777777" w:rsidR="00C44E64" w:rsidRPr="00C44E64" w:rsidRDefault="00C44E64" w:rsidP="00725509">
      <w:pPr>
        <w:rPr>
          <w:noProof/>
          <w:sz w:val="21"/>
          <w:szCs w:val="21"/>
        </w:rPr>
      </w:pPr>
      <w:r w:rsidRPr="00C44E64">
        <w:rPr>
          <w:b/>
          <w:bCs/>
          <w:noProof/>
          <w:sz w:val="21"/>
          <w:szCs w:val="21"/>
        </w:rPr>
        <w:t>Endpoint</w:t>
      </w:r>
      <w:r w:rsidRPr="00C44E64">
        <w:rPr>
          <w:noProof/>
          <w:sz w:val="21"/>
          <w:szCs w:val="21"/>
        </w:rPr>
        <w:t xml:space="preserve">: </w:t>
      </w:r>
      <w:r w:rsidRPr="00C44E64">
        <w:rPr>
          <w:rFonts w:ascii="Courier New" w:hAnsi="Courier New" w:cs="Courier New"/>
          <w:noProof/>
          <w:sz w:val="16"/>
          <w:szCs w:val="16"/>
        </w:rPr>
        <w:t>/orders/{customerid}</w:t>
      </w:r>
      <w:r w:rsidRPr="00C44E64">
        <w:rPr>
          <w:noProof/>
          <w:sz w:val="21"/>
          <w:szCs w:val="21"/>
        </w:rPr>
        <w:br/>
      </w:r>
      <w:r w:rsidRPr="00C44E64">
        <w:rPr>
          <w:b/>
          <w:bCs/>
          <w:noProof/>
          <w:sz w:val="21"/>
          <w:szCs w:val="21"/>
        </w:rPr>
        <w:t>Method</w:t>
      </w:r>
      <w:r w:rsidRPr="00C44E64">
        <w:rPr>
          <w:noProof/>
          <w:sz w:val="21"/>
          <w:szCs w:val="21"/>
        </w:rPr>
        <w:t xml:space="preserve">: </w:t>
      </w:r>
      <w:r w:rsidRPr="00C44E64">
        <w:rPr>
          <w:rFonts w:ascii="Courier New" w:hAnsi="Courier New" w:cs="Courier New"/>
          <w:noProof/>
          <w:sz w:val="16"/>
          <w:szCs w:val="16"/>
        </w:rPr>
        <w:t>GET</w:t>
      </w:r>
      <w:r w:rsidRPr="00C44E64">
        <w:rPr>
          <w:noProof/>
          <w:sz w:val="21"/>
          <w:szCs w:val="21"/>
        </w:rPr>
        <w:br/>
      </w:r>
      <w:r w:rsidRPr="00C44E64">
        <w:rPr>
          <w:b/>
          <w:bCs/>
          <w:noProof/>
          <w:sz w:val="21"/>
          <w:szCs w:val="21"/>
        </w:rPr>
        <w:t>Description</w:t>
      </w:r>
      <w:r w:rsidRPr="00C44E64">
        <w:rPr>
          <w:noProof/>
          <w:sz w:val="21"/>
          <w:szCs w:val="21"/>
        </w:rPr>
        <w:t>: Retrieve orders for a specific customer by customer ID.</w:t>
      </w:r>
    </w:p>
    <w:p w14:paraId="5978F605" w14:textId="77777777" w:rsidR="00C44E64" w:rsidRPr="00C44E64" w:rsidRDefault="00C44E64" w:rsidP="00725509">
      <w:pPr>
        <w:rPr>
          <w:noProof/>
          <w:sz w:val="21"/>
          <w:szCs w:val="21"/>
        </w:rPr>
      </w:pPr>
      <w:r w:rsidRPr="00C44E64">
        <w:rPr>
          <w:b/>
          <w:bCs/>
          <w:noProof/>
          <w:sz w:val="21"/>
          <w:szCs w:val="21"/>
        </w:rPr>
        <w:t>Path Parameters</w:t>
      </w:r>
      <w:r w:rsidRPr="00C44E64">
        <w:rPr>
          <w:noProof/>
          <w:sz w:val="21"/>
          <w:szCs w:val="21"/>
        </w:rPr>
        <w:t>:</w:t>
      </w:r>
    </w:p>
    <w:p w14:paraId="1082F3D6" w14:textId="3001791B" w:rsidR="00C44E64" w:rsidRPr="00C44E64" w:rsidRDefault="00C44E64" w:rsidP="00725509">
      <w:pPr>
        <w:numPr>
          <w:ilvl w:val="0"/>
          <w:numId w:val="5"/>
        </w:numPr>
        <w:rPr>
          <w:noProof/>
          <w:sz w:val="21"/>
          <w:szCs w:val="21"/>
        </w:rPr>
      </w:pPr>
      <w:r w:rsidRPr="00C44E64">
        <w:rPr>
          <w:rFonts w:ascii="Courier New" w:hAnsi="Courier New" w:cs="Courier New"/>
          <w:noProof/>
          <w:sz w:val="16"/>
          <w:szCs w:val="16"/>
        </w:rPr>
        <w:t>customerid</w:t>
      </w:r>
      <w:r w:rsidRPr="00C44E64">
        <w:rPr>
          <w:noProof/>
          <w:sz w:val="21"/>
          <w:szCs w:val="21"/>
        </w:rPr>
        <w:t xml:space="preserve">: </w:t>
      </w:r>
      <w:r w:rsidRPr="00725509">
        <w:rPr>
          <w:noProof/>
          <w:sz w:val="21"/>
          <w:szCs w:val="21"/>
        </w:rPr>
        <w:t>String</w:t>
      </w:r>
    </w:p>
    <w:p w14:paraId="0AD1204D" w14:textId="77777777" w:rsidR="00C44E64" w:rsidRPr="00C44E64" w:rsidRDefault="00C44E64" w:rsidP="00725509">
      <w:pPr>
        <w:rPr>
          <w:noProof/>
          <w:sz w:val="21"/>
          <w:szCs w:val="21"/>
        </w:rPr>
      </w:pPr>
      <w:r w:rsidRPr="00C44E64">
        <w:rPr>
          <w:b/>
          <w:bCs/>
          <w:noProof/>
          <w:sz w:val="21"/>
          <w:szCs w:val="21"/>
        </w:rPr>
        <w:t>Response</w:t>
      </w:r>
      <w:r w:rsidRPr="00C44E64">
        <w:rPr>
          <w:noProof/>
          <w:sz w:val="21"/>
          <w:szCs w:val="21"/>
        </w:rPr>
        <w:t>:</w:t>
      </w:r>
    </w:p>
    <w:p w14:paraId="03DA2F0A" w14:textId="72D7A3BC" w:rsidR="00C44E64" w:rsidRPr="00C44E64" w:rsidRDefault="00C44E64" w:rsidP="00725509">
      <w:pPr>
        <w:numPr>
          <w:ilvl w:val="0"/>
          <w:numId w:val="6"/>
        </w:numPr>
        <w:rPr>
          <w:noProof/>
          <w:sz w:val="21"/>
          <w:szCs w:val="21"/>
        </w:rPr>
      </w:pPr>
      <w:r w:rsidRPr="00C44E64">
        <w:rPr>
          <w:b/>
          <w:bCs/>
          <w:noProof/>
          <w:sz w:val="21"/>
          <w:szCs w:val="21"/>
        </w:rPr>
        <w:t>200 OK</w:t>
      </w:r>
    </w:p>
    <w:p w14:paraId="644B474E"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36FB6FC6"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w:t>
      </w:r>
    </w:p>
    <w:p w14:paraId="66FBE31B"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"id": "1",</w:t>
      </w:r>
    </w:p>
    <w:p w14:paraId="68447D64"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"date": "2023-06-06T00:00:00.000Z",</w:t>
      </w:r>
    </w:p>
    <w:p w14:paraId="268B4577"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"customerid": "10",</w:t>
      </w:r>
    </w:p>
    <w:p w14:paraId="47F49B6E"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"notes": "Sample order notes"</w:t>
      </w:r>
    </w:p>
    <w:p w14:paraId="0DFBA374"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w:t>
      </w:r>
    </w:p>
    <w:p w14:paraId="09BA607A"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4E13D8CC" w14:textId="77777777" w:rsidR="00C44E64" w:rsidRPr="00C44E64" w:rsidRDefault="005D3382" w:rsidP="00725509">
      <w:pPr>
        <w:rPr>
          <w:noProof/>
          <w:sz w:val="21"/>
          <w:szCs w:val="21"/>
        </w:rPr>
      </w:pPr>
      <w:r w:rsidRPr="005D3382">
        <w:rPr>
          <w:noProof/>
          <w:sz w:val="21"/>
          <w:szCs w:val="21"/>
          <w14:ligatures w14:val="standardContextual"/>
        </w:rPr>
        <w:pict w14:anchorId="3AAE34CA">
          <v:rect id="_x0000_i1029" alt="" style="width:468pt;height:.05pt;mso-width-percent:0;mso-height-percent:0;mso-width-percent:0;mso-height-percent:0" o:hralign="center" o:hrstd="t" o:hr="t" fillcolor="#a0a0a0" stroked="f"/>
        </w:pict>
      </w:r>
    </w:p>
    <w:p w14:paraId="6A70F7F4" w14:textId="77777777" w:rsidR="00C44E64" w:rsidRPr="00C44E64" w:rsidRDefault="00C44E64" w:rsidP="00725509">
      <w:pPr>
        <w:outlineLvl w:val="3"/>
        <w:rPr>
          <w:b/>
          <w:bCs/>
          <w:noProof/>
          <w:sz w:val="21"/>
          <w:szCs w:val="21"/>
        </w:rPr>
      </w:pPr>
      <w:r w:rsidRPr="00C44E64">
        <w:rPr>
          <w:b/>
          <w:bCs/>
          <w:noProof/>
          <w:sz w:val="21"/>
          <w:szCs w:val="21"/>
        </w:rPr>
        <w:t>Delete Order</w:t>
      </w:r>
    </w:p>
    <w:p w14:paraId="0AE5306C" w14:textId="77777777" w:rsidR="00C44E64" w:rsidRPr="00C44E64" w:rsidRDefault="00C44E64" w:rsidP="00725509">
      <w:pPr>
        <w:rPr>
          <w:noProof/>
          <w:sz w:val="21"/>
          <w:szCs w:val="21"/>
        </w:rPr>
      </w:pPr>
      <w:r w:rsidRPr="00C44E64">
        <w:rPr>
          <w:b/>
          <w:bCs/>
          <w:noProof/>
          <w:sz w:val="21"/>
          <w:szCs w:val="21"/>
        </w:rPr>
        <w:t>Endpoint</w:t>
      </w:r>
      <w:r w:rsidRPr="00C44E64">
        <w:rPr>
          <w:noProof/>
          <w:sz w:val="21"/>
          <w:szCs w:val="21"/>
        </w:rPr>
        <w:t xml:space="preserve">: </w:t>
      </w:r>
      <w:r w:rsidRPr="00C44E64">
        <w:rPr>
          <w:rFonts w:ascii="Courier New" w:hAnsi="Courier New" w:cs="Courier New"/>
          <w:noProof/>
          <w:sz w:val="16"/>
          <w:szCs w:val="16"/>
        </w:rPr>
        <w:t>/orders/{id}</w:t>
      </w:r>
      <w:r w:rsidRPr="00C44E64">
        <w:rPr>
          <w:noProof/>
          <w:sz w:val="21"/>
          <w:szCs w:val="21"/>
        </w:rPr>
        <w:br/>
      </w:r>
      <w:r w:rsidRPr="00C44E64">
        <w:rPr>
          <w:b/>
          <w:bCs/>
          <w:noProof/>
          <w:sz w:val="21"/>
          <w:szCs w:val="21"/>
        </w:rPr>
        <w:t>Method</w:t>
      </w:r>
      <w:r w:rsidRPr="00C44E64">
        <w:rPr>
          <w:noProof/>
          <w:sz w:val="21"/>
          <w:szCs w:val="21"/>
        </w:rPr>
        <w:t xml:space="preserve">: </w:t>
      </w:r>
      <w:r w:rsidRPr="00C44E64">
        <w:rPr>
          <w:rFonts w:ascii="Courier New" w:hAnsi="Courier New" w:cs="Courier New"/>
          <w:noProof/>
          <w:sz w:val="16"/>
          <w:szCs w:val="16"/>
        </w:rPr>
        <w:t>DELETE</w:t>
      </w:r>
      <w:r w:rsidRPr="00C44E64">
        <w:rPr>
          <w:noProof/>
          <w:sz w:val="21"/>
          <w:szCs w:val="21"/>
        </w:rPr>
        <w:br/>
      </w:r>
      <w:r w:rsidRPr="00C44E64">
        <w:rPr>
          <w:b/>
          <w:bCs/>
          <w:noProof/>
          <w:sz w:val="21"/>
          <w:szCs w:val="21"/>
        </w:rPr>
        <w:t>Description</w:t>
      </w:r>
      <w:r w:rsidRPr="00C44E64">
        <w:rPr>
          <w:noProof/>
          <w:sz w:val="21"/>
          <w:szCs w:val="21"/>
        </w:rPr>
        <w:t>: Delete an order by order ID.</w:t>
      </w:r>
    </w:p>
    <w:p w14:paraId="157F5E7A" w14:textId="77777777" w:rsidR="00C44E64" w:rsidRPr="00C44E64" w:rsidRDefault="00C44E64" w:rsidP="00725509">
      <w:pPr>
        <w:rPr>
          <w:noProof/>
          <w:sz w:val="21"/>
          <w:szCs w:val="21"/>
        </w:rPr>
      </w:pPr>
      <w:r w:rsidRPr="00C44E64">
        <w:rPr>
          <w:b/>
          <w:bCs/>
          <w:noProof/>
          <w:sz w:val="21"/>
          <w:szCs w:val="21"/>
        </w:rPr>
        <w:t>Path Parameters</w:t>
      </w:r>
      <w:r w:rsidRPr="00C44E64">
        <w:rPr>
          <w:noProof/>
          <w:sz w:val="21"/>
          <w:szCs w:val="21"/>
        </w:rPr>
        <w:t>:</w:t>
      </w:r>
    </w:p>
    <w:p w14:paraId="52582D7C" w14:textId="75877326" w:rsidR="00C44E64" w:rsidRPr="00C44E64" w:rsidRDefault="00C44E64" w:rsidP="00725509">
      <w:pPr>
        <w:numPr>
          <w:ilvl w:val="0"/>
          <w:numId w:val="7"/>
        </w:numPr>
        <w:rPr>
          <w:noProof/>
          <w:sz w:val="21"/>
          <w:szCs w:val="21"/>
        </w:rPr>
      </w:pPr>
      <w:r w:rsidRPr="00C44E64">
        <w:rPr>
          <w:rFonts w:ascii="Courier New" w:hAnsi="Courier New" w:cs="Courier New"/>
          <w:noProof/>
          <w:sz w:val="16"/>
          <w:szCs w:val="16"/>
        </w:rPr>
        <w:t>id</w:t>
      </w:r>
      <w:r w:rsidRPr="00C44E64">
        <w:rPr>
          <w:noProof/>
          <w:sz w:val="21"/>
          <w:szCs w:val="21"/>
        </w:rPr>
        <w:t xml:space="preserve">: </w:t>
      </w:r>
      <w:r w:rsidRPr="00725509">
        <w:rPr>
          <w:noProof/>
          <w:sz w:val="21"/>
          <w:szCs w:val="21"/>
        </w:rPr>
        <w:t>String</w:t>
      </w:r>
    </w:p>
    <w:p w14:paraId="1BD5CC9C" w14:textId="77777777" w:rsidR="00C44E64" w:rsidRPr="00C44E64" w:rsidRDefault="00C44E64" w:rsidP="00725509">
      <w:pPr>
        <w:rPr>
          <w:noProof/>
          <w:sz w:val="21"/>
          <w:szCs w:val="21"/>
        </w:rPr>
      </w:pPr>
      <w:r w:rsidRPr="00C44E64">
        <w:rPr>
          <w:b/>
          <w:bCs/>
          <w:noProof/>
          <w:sz w:val="21"/>
          <w:szCs w:val="21"/>
        </w:rPr>
        <w:t>Response</w:t>
      </w:r>
      <w:r w:rsidRPr="00C44E64">
        <w:rPr>
          <w:noProof/>
          <w:sz w:val="21"/>
          <w:szCs w:val="21"/>
        </w:rPr>
        <w:t>:</w:t>
      </w:r>
    </w:p>
    <w:p w14:paraId="741738FC" w14:textId="77777777" w:rsidR="00C44E64" w:rsidRPr="00C44E64" w:rsidRDefault="00C44E64" w:rsidP="00725509">
      <w:pPr>
        <w:numPr>
          <w:ilvl w:val="0"/>
          <w:numId w:val="8"/>
        </w:numPr>
        <w:rPr>
          <w:noProof/>
          <w:sz w:val="21"/>
          <w:szCs w:val="21"/>
        </w:rPr>
      </w:pPr>
      <w:r w:rsidRPr="00C44E64">
        <w:rPr>
          <w:b/>
          <w:bCs/>
          <w:noProof/>
          <w:sz w:val="21"/>
          <w:szCs w:val="21"/>
        </w:rPr>
        <w:t>200 OK</w:t>
      </w:r>
    </w:p>
    <w:p w14:paraId="39F22437" w14:textId="77777777" w:rsidR="00C44E64" w:rsidRPr="00C44E64" w:rsidRDefault="005D3382" w:rsidP="00725509">
      <w:pPr>
        <w:rPr>
          <w:noProof/>
          <w:sz w:val="21"/>
          <w:szCs w:val="21"/>
        </w:rPr>
      </w:pPr>
      <w:r w:rsidRPr="005D3382">
        <w:rPr>
          <w:noProof/>
          <w:sz w:val="21"/>
          <w:szCs w:val="21"/>
          <w14:ligatures w14:val="standardContextual"/>
        </w:rPr>
        <w:pict w14:anchorId="3A35B569">
          <v:rect id="_x0000_i1028" alt="" style="width:468pt;height:.05pt;mso-width-percent:0;mso-height-percent:0;mso-width-percent:0;mso-height-percent:0" o:hralign="center" o:hrstd="t" o:hr="t" fillcolor="#a0a0a0" stroked="f"/>
        </w:pict>
      </w:r>
    </w:p>
    <w:p w14:paraId="196437D0" w14:textId="77777777" w:rsidR="00C44E64" w:rsidRPr="00C44E64" w:rsidRDefault="00C44E64" w:rsidP="00725509">
      <w:pPr>
        <w:outlineLvl w:val="3"/>
        <w:rPr>
          <w:b/>
          <w:bCs/>
          <w:noProof/>
          <w:sz w:val="21"/>
          <w:szCs w:val="21"/>
        </w:rPr>
      </w:pPr>
      <w:r w:rsidRPr="00C44E64">
        <w:rPr>
          <w:b/>
          <w:bCs/>
          <w:noProof/>
          <w:sz w:val="21"/>
          <w:szCs w:val="21"/>
        </w:rPr>
        <w:t>Update Order</w:t>
      </w:r>
    </w:p>
    <w:p w14:paraId="34BDD445" w14:textId="77777777" w:rsidR="00C44E64" w:rsidRPr="00C44E64" w:rsidRDefault="00C44E64" w:rsidP="00725509">
      <w:pPr>
        <w:rPr>
          <w:noProof/>
          <w:sz w:val="21"/>
          <w:szCs w:val="21"/>
        </w:rPr>
      </w:pPr>
      <w:r w:rsidRPr="00C44E64">
        <w:rPr>
          <w:b/>
          <w:bCs/>
          <w:noProof/>
          <w:sz w:val="21"/>
          <w:szCs w:val="21"/>
        </w:rPr>
        <w:t>Endpoint</w:t>
      </w:r>
      <w:r w:rsidRPr="00C44E64">
        <w:rPr>
          <w:noProof/>
          <w:sz w:val="21"/>
          <w:szCs w:val="21"/>
        </w:rPr>
        <w:t xml:space="preserve">: </w:t>
      </w:r>
      <w:r w:rsidRPr="00C44E64">
        <w:rPr>
          <w:rFonts w:ascii="Courier New" w:hAnsi="Courier New" w:cs="Courier New"/>
          <w:noProof/>
          <w:sz w:val="16"/>
          <w:szCs w:val="16"/>
        </w:rPr>
        <w:t>/orders/{id}</w:t>
      </w:r>
      <w:r w:rsidRPr="00C44E64">
        <w:rPr>
          <w:noProof/>
          <w:sz w:val="21"/>
          <w:szCs w:val="21"/>
        </w:rPr>
        <w:br/>
      </w:r>
      <w:r w:rsidRPr="00C44E64">
        <w:rPr>
          <w:b/>
          <w:bCs/>
          <w:noProof/>
          <w:sz w:val="21"/>
          <w:szCs w:val="21"/>
        </w:rPr>
        <w:t>Method</w:t>
      </w:r>
      <w:r w:rsidRPr="00C44E64">
        <w:rPr>
          <w:noProof/>
          <w:sz w:val="21"/>
          <w:szCs w:val="21"/>
        </w:rPr>
        <w:t xml:space="preserve">: </w:t>
      </w:r>
      <w:r w:rsidRPr="00C44E64">
        <w:rPr>
          <w:rFonts w:ascii="Courier New" w:hAnsi="Courier New" w:cs="Courier New"/>
          <w:noProof/>
          <w:sz w:val="16"/>
          <w:szCs w:val="16"/>
        </w:rPr>
        <w:t>PUT</w:t>
      </w:r>
      <w:r w:rsidRPr="00C44E64">
        <w:rPr>
          <w:noProof/>
          <w:sz w:val="21"/>
          <w:szCs w:val="21"/>
        </w:rPr>
        <w:br/>
      </w:r>
      <w:r w:rsidRPr="00C44E64">
        <w:rPr>
          <w:b/>
          <w:bCs/>
          <w:noProof/>
          <w:sz w:val="21"/>
          <w:szCs w:val="21"/>
        </w:rPr>
        <w:t>Description</w:t>
      </w:r>
      <w:r w:rsidRPr="00C44E64">
        <w:rPr>
          <w:noProof/>
          <w:sz w:val="21"/>
          <w:szCs w:val="21"/>
        </w:rPr>
        <w:t>: Update an existing order by order ID.</w:t>
      </w:r>
    </w:p>
    <w:p w14:paraId="71852D43" w14:textId="77777777" w:rsidR="00C44E64" w:rsidRPr="00C44E64" w:rsidRDefault="00C44E64" w:rsidP="00725509">
      <w:pPr>
        <w:rPr>
          <w:noProof/>
          <w:sz w:val="21"/>
          <w:szCs w:val="21"/>
        </w:rPr>
      </w:pPr>
      <w:r w:rsidRPr="00C44E64">
        <w:rPr>
          <w:b/>
          <w:bCs/>
          <w:noProof/>
          <w:sz w:val="21"/>
          <w:szCs w:val="21"/>
        </w:rPr>
        <w:t>Path Parameters</w:t>
      </w:r>
      <w:r w:rsidRPr="00C44E64">
        <w:rPr>
          <w:noProof/>
          <w:sz w:val="21"/>
          <w:szCs w:val="21"/>
        </w:rPr>
        <w:t>:</w:t>
      </w:r>
    </w:p>
    <w:p w14:paraId="1D264726" w14:textId="2E840D16" w:rsidR="00C44E64" w:rsidRPr="00C44E64" w:rsidRDefault="00C44E64" w:rsidP="00725509">
      <w:pPr>
        <w:numPr>
          <w:ilvl w:val="0"/>
          <w:numId w:val="9"/>
        </w:numPr>
        <w:rPr>
          <w:noProof/>
          <w:sz w:val="21"/>
          <w:szCs w:val="21"/>
        </w:rPr>
      </w:pPr>
      <w:r w:rsidRPr="00C44E64">
        <w:rPr>
          <w:rFonts w:ascii="Courier New" w:hAnsi="Courier New" w:cs="Courier New"/>
          <w:noProof/>
          <w:sz w:val="16"/>
          <w:szCs w:val="16"/>
        </w:rPr>
        <w:t>id</w:t>
      </w:r>
      <w:r w:rsidRPr="00C44E64">
        <w:rPr>
          <w:noProof/>
          <w:sz w:val="21"/>
          <w:szCs w:val="21"/>
        </w:rPr>
        <w:t xml:space="preserve">: </w:t>
      </w:r>
      <w:r w:rsidRPr="00725509">
        <w:rPr>
          <w:noProof/>
          <w:sz w:val="21"/>
          <w:szCs w:val="21"/>
        </w:rPr>
        <w:t>String</w:t>
      </w:r>
    </w:p>
    <w:p w14:paraId="13480878" w14:textId="26DE3B41" w:rsidR="00C44E64" w:rsidRPr="00C44E64" w:rsidRDefault="00C44E64" w:rsidP="00725509">
      <w:pPr>
        <w:rPr>
          <w:noProof/>
          <w:sz w:val="21"/>
          <w:szCs w:val="21"/>
        </w:rPr>
      </w:pPr>
      <w:r w:rsidRPr="00C44E64">
        <w:rPr>
          <w:b/>
          <w:bCs/>
          <w:noProof/>
          <w:sz w:val="21"/>
          <w:szCs w:val="21"/>
        </w:rPr>
        <w:t>Request Body</w:t>
      </w:r>
      <w:r w:rsidRPr="00C44E64">
        <w:rPr>
          <w:noProof/>
          <w:sz w:val="21"/>
          <w:szCs w:val="21"/>
        </w:rPr>
        <w:t>:</w:t>
      </w:r>
    </w:p>
    <w:p w14:paraId="4D79A754"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lastRenderedPageBreak/>
        <w:t>{</w:t>
      </w:r>
    </w:p>
    <w:p w14:paraId="4F152326"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"date": "2023-06-07T00:00:00.000Z",</w:t>
      </w:r>
    </w:p>
    <w:p w14:paraId="78F23647"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"customerid": "10",</w:t>
      </w:r>
    </w:p>
    <w:p w14:paraId="7F193AF3"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6"/>
          <w:szCs w:val="16"/>
        </w:rPr>
      </w:pPr>
      <w:r w:rsidRPr="00C44E64">
        <w:rPr>
          <w:rFonts w:ascii="Courier New" w:hAnsi="Courier New" w:cs="Courier New"/>
          <w:sz w:val="16"/>
          <w:szCs w:val="16"/>
        </w:rPr>
        <w:t xml:space="preserve">  "notes": "Updated order notes"</w:t>
      </w:r>
    </w:p>
    <w:p w14:paraId="05F7718B"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6"/>
          <w:szCs w:val="16"/>
        </w:rPr>
      </w:pPr>
      <w:r w:rsidRPr="00C44E64">
        <w:rPr>
          <w:rFonts w:ascii="Courier New" w:hAnsi="Courier New" w:cs="Courier New"/>
          <w:sz w:val="16"/>
          <w:szCs w:val="16"/>
        </w:rPr>
        <w:t>}</w:t>
      </w:r>
    </w:p>
    <w:p w14:paraId="1EAB9449" w14:textId="4B7A2A78" w:rsidR="00C44E64" w:rsidRPr="00C44E64" w:rsidRDefault="00C44E64" w:rsidP="00191BE7">
      <w:pPr>
        <w:rPr>
          <w:sz w:val="21"/>
          <w:szCs w:val="21"/>
        </w:rPr>
      </w:pPr>
      <w:r w:rsidRPr="00C44E64">
        <w:rPr>
          <w:b/>
          <w:bCs/>
          <w:sz w:val="21"/>
          <w:szCs w:val="21"/>
        </w:rPr>
        <w:t>Response</w:t>
      </w:r>
      <w:r w:rsidR="00191BE7">
        <w:rPr>
          <w:b/>
          <w:bCs/>
          <w:sz w:val="21"/>
          <w:szCs w:val="21"/>
        </w:rPr>
        <w:t xml:space="preserve">: </w:t>
      </w:r>
      <w:r w:rsidRPr="00C44E64">
        <w:rPr>
          <w:b/>
          <w:bCs/>
          <w:sz w:val="21"/>
          <w:szCs w:val="21"/>
        </w:rPr>
        <w:t>200 OK</w:t>
      </w:r>
    </w:p>
    <w:p w14:paraId="37867204"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6"/>
          <w:szCs w:val="16"/>
        </w:rPr>
      </w:pPr>
      <w:r w:rsidRPr="00C44E64">
        <w:rPr>
          <w:rFonts w:ascii="Courier New" w:hAnsi="Courier New" w:cs="Courier New"/>
          <w:sz w:val="16"/>
          <w:szCs w:val="16"/>
        </w:rPr>
        <w:t>{</w:t>
      </w:r>
    </w:p>
    <w:p w14:paraId="3BD0DAE5"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6"/>
          <w:szCs w:val="16"/>
        </w:rPr>
      </w:pPr>
      <w:r w:rsidRPr="00C44E64">
        <w:rPr>
          <w:rFonts w:ascii="Courier New" w:hAnsi="Courier New" w:cs="Courier New"/>
          <w:sz w:val="16"/>
          <w:szCs w:val="16"/>
        </w:rPr>
        <w:t xml:space="preserve">  "id": "1",</w:t>
      </w:r>
    </w:p>
    <w:p w14:paraId="566A5C0E"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6"/>
          <w:szCs w:val="16"/>
        </w:rPr>
      </w:pPr>
      <w:r w:rsidRPr="00C44E64">
        <w:rPr>
          <w:rFonts w:ascii="Courier New" w:hAnsi="Courier New" w:cs="Courier New"/>
          <w:sz w:val="16"/>
          <w:szCs w:val="16"/>
        </w:rPr>
        <w:t xml:space="preserve">  "date": "2023-06-07T00:00:00.000Z",</w:t>
      </w:r>
    </w:p>
    <w:p w14:paraId="495A6F42"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6"/>
          <w:szCs w:val="16"/>
        </w:rPr>
      </w:pPr>
      <w:r w:rsidRPr="00C44E64">
        <w:rPr>
          <w:rFonts w:ascii="Courier New" w:hAnsi="Courier New" w:cs="Courier New"/>
          <w:sz w:val="16"/>
          <w:szCs w:val="16"/>
        </w:rPr>
        <w:t xml:space="preserve">  "</w:t>
      </w:r>
      <w:proofErr w:type="spellStart"/>
      <w:r w:rsidRPr="00C44E64">
        <w:rPr>
          <w:rFonts w:ascii="Courier New" w:hAnsi="Courier New" w:cs="Courier New"/>
          <w:sz w:val="16"/>
          <w:szCs w:val="16"/>
        </w:rPr>
        <w:t>customerid</w:t>
      </w:r>
      <w:proofErr w:type="spellEnd"/>
      <w:r w:rsidRPr="00C44E64">
        <w:rPr>
          <w:rFonts w:ascii="Courier New" w:hAnsi="Courier New" w:cs="Courier New"/>
          <w:sz w:val="16"/>
          <w:szCs w:val="16"/>
        </w:rPr>
        <w:t>": "10",</w:t>
      </w:r>
    </w:p>
    <w:p w14:paraId="2D6B1F94"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6"/>
          <w:szCs w:val="16"/>
        </w:rPr>
      </w:pPr>
      <w:r w:rsidRPr="00C44E64">
        <w:rPr>
          <w:rFonts w:ascii="Courier New" w:hAnsi="Courier New" w:cs="Courier New"/>
          <w:sz w:val="16"/>
          <w:szCs w:val="16"/>
        </w:rPr>
        <w:t xml:space="preserve">  "notes": "Updated order notes"</w:t>
      </w:r>
    </w:p>
    <w:p w14:paraId="01A73A20"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6"/>
          <w:szCs w:val="16"/>
        </w:rPr>
      </w:pPr>
      <w:r w:rsidRPr="00C44E64">
        <w:rPr>
          <w:rFonts w:ascii="Courier New" w:hAnsi="Courier New" w:cs="Courier New"/>
          <w:sz w:val="16"/>
          <w:szCs w:val="16"/>
        </w:rPr>
        <w:t>}</w:t>
      </w:r>
    </w:p>
    <w:p w14:paraId="076D8A70" w14:textId="77777777" w:rsidR="00C44E64" w:rsidRPr="00C44E64" w:rsidRDefault="005D3382" w:rsidP="00725509">
      <w:pPr>
        <w:rPr>
          <w:sz w:val="21"/>
          <w:szCs w:val="21"/>
        </w:rPr>
      </w:pPr>
      <w:r w:rsidRPr="005D3382">
        <w:rPr>
          <w:noProof/>
          <w:sz w:val="21"/>
          <w:szCs w:val="21"/>
          <w14:ligatures w14:val="standardContextual"/>
        </w:rPr>
        <w:pict w14:anchorId="6515F2C1">
          <v:rect id="_x0000_i1027" alt="" style="width:468pt;height:.05pt;mso-width-percent:0;mso-height-percent:0;mso-width-percent:0;mso-height-percent:0" o:hralign="center" o:hrstd="t" o:hr="t" fillcolor="#a0a0a0" stroked="f"/>
        </w:pict>
      </w:r>
    </w:p>
    <w:p w14:paraId="10648FA2" w14:textId="77777777" w:rsidR="00C44E64" w:rsidRPr="00C44E64" w:rsidRDefault="00C44E64" w:rsidP="00725509">
      <w:pPr>
        <w:outlineLvl w:val="2"/>
        <w:rPr>
          <w:b/>
          <w:bCs/>
          <w:noProof/>
          <w:sz w:val="22"/>
          <w:szCs w:val="22"/>
        </w:rPr>
      </w:pPr>
      <w:bookmarkStart w:id="11" w:name="_Toc178064201"/>
      <w:r w:rsidRPr="00C44E64">
        <w:rPr>
          <w:b/>
          <w:bCs/>
          <w:noProof/>
          <w:sz w:val="22"/>
          <w:szCs w:val="22"/>
        </w:rPr>
        <w:t>UsersController</w:t>
      </w:r>
      <w:bookmarkEnd w:id="11"/>
    </w:p>
    <w:p w14:paraId="7CE6E784" w14:textId="77777777" w:rsidR="00C44E64" w:rsidRPr="00C44E64" w:rsidRDefault="00C44E64" w:rsidP="00725509">
      <w:pPr>
        <w:outlineLvl w:val="3"/>
        <w:rPr>
          <w:b/>
          <w:bCs/>
          <w:noProof/>
          <w:sz w:val="21"/>
          <w:szCs w:val="21"/>
        </w:rPr>
      </w:pPr>
      <w:r w:rsidRPr="00C44E64">
        <w:rPr>
          <w:b/>
          <w:bCs/>
          <w:noProof/>
          <w:sz w:val="21"/>
          <w:szCs w:val="21"/>
        </w:rPr>
        <w:t>Register User</w:t>
      </w:r>
    </w:p>
    <w:p w14:paraId="414CBB36" w14:textId="77777777" w:rsidR="00C44E64" w:rsidRPr="00C44E64" w:rsidRDefault="00C44E64" w:rsidP="00725509">
      <w:pPr>
        <w:rPr>
          <w:noProof/>
          <w:sz w:val="21"/>
          <w:szCs w:val="21"/>
        </w:rPr>
      </w:pPr>
      <w:r w:rsidRPr="00C44E64">
        <w:rPr>
          <w:b/>
          <w:bCs/>
          <w:noProof/>
          <w:sz w:val="21"/>
          <w:szCs w:val="21"/>
        </w:rPr>
        <w:t>Endpoint</w:t>
      </w:r>
      <w:r w:rsidRPr="00C44E64">
        <w:rPr>
          <w:noProof/>
          <w:sz w:val="21"/>
          <w:szCs w:val="21"/>
        </w:rPr>
        <w:t xml:space="preserve">: </w:t>
      </w:r>
      <w:r w:rsidRPr="00C44E64">
        <w:rPr>
          <w:rFonts w:ascii="Courier New" w:hAnsi="Courier New" w:cs="Courier New"/>
          <w:noProof/>
          <w:sz w:val="16"/>
          <w:szCs w:val="16"/>
        </w:rPr>
        <w:t>/users/register</w:t>
      </w:r>
      <w:r w:rsidRPr="00C44E64">
        <w:rPr>
          <w:noProof/>
          <w:sz w:val="21"/>
          <w:szCs w:val="21"/>
        </w:rPr>
        <w:br/>
      </w:r>
      <w:r w:rsidRPr="00C44E64">
        <w:rPr>
          <w:b/>
          <w:bCs/>
          <w:noProof/>
          <w:sz w:val="21"/>
          <w:szCs w:val="21"/>
        </w:rPr>
        <w:t>Method</w:t>
      </w:r>
      <w:r w:rsidRPr="00C44E64">
        <w:rPr>
          <w:noProof/>
          <w:sz w:val="21"/>
          <w:szCs w:val="21"/>
        </w:rPr>
        <w:t xml:space="preserve">: </w:t>
      </w:r>
      <w:r w:rsidRPr="00C44E64">
        <w:rPr>
          <w:rFonts w:ascii="Courier New" w:hAnsi="Courier New" w:cs="Courier New"/>
          <w:noProof/>
          <w:sz w:val="16"/>
          <w:szCs w:val="16"/>
        </w:rPr>
        <w:t>POST</w:t>
      </w:r>
      <w:r w:rsidRPr="00C44E64">
        <w:rPr>
          <w:noProof/>
          <w:sz w:val="21"/>
          <w:szCs w:val="21"/>
        </w:rPr>
        <w:br/>
      </w:r>
      <w:r w:rsidRPr="00C44E64">
        <w:rPr>
          <w:b/>
          <w:bCs/>
          <w:noProof/>
          <w:sz w:val="21"/>
          <w:szCs w:val="21"/>
        </w:rPr>
        <w:t>Description</w:t>
      </w:r>
      <w:r w:rsidRPr="00C44E64">
        <w:rPr>
          <w:noProof/>
          <w:sz w:val="21"/>
          <w:szCs w:val="21"/>
        </w:rPr>
        <w:t>: Register a new user.</w:t>
      </w:r>
    </w:p>
    <w:p w14:paraId="37B6D96A" w14:textId="77777777" w:rsidR="00C44E64" w:rsidRPr="00C44E64" w:rsidRDefault="00C44E64" w:rsidP="00725509">
      <w:pPr>
        <w:rPr>
          <w:noProof/>
          <w:sz w:val="21"/>
          <w:szCs w:val="21"/>
        </w:rPr>
      </w:pPr>
      <w:r w:rsidRPr="00C44E64">
        <w:rPr>
          <w:b/>
          <w:bCs/>
          <w:noProof/>
          <w:sz w:val="21"/>
          <w:szCs w:val="21"/>
        </w:rPr>
        <w:t>Request Body</w:t>
      </w:r>
      <w:r w:rsidRPr="00C44E64">
        <w:rPr>
          <w:noProof/>
          <w:sz w:val="21"/>
          <w:szCs w:val="21"/>
        </w:rPr>
        <w:t>:</w:t>
      </w:r>
    </w:p>
    <w:p w14:paraId="128492E7"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03046C68"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"loginName": "user1",</w:t>
      </w:r>
    </w:p>
    <w:p w14:paraId="5BBF8601"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"password": "password1"</w:t>
      </w:r>
    </w:p>
    <w:p w14:paraId="5D84C55B"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435D4E53" w14:textId="77777777" w:rsidR="00191BE7" w:rsidRDefault="00C44E64" w:rsidP="00191BE7">
      <w:pPr>
        <w:rPr>
          <w:noProof/>
          <w:sz w:val="21"/>
          <w:szCs w:val="21"/>
        </w:rPr>
      </w:pPr>
      <w:r w:rsidRPr="00C44E64">
        <w:rPr>
          <w:b/>
          <w:bCs/>
          <w:noProof/>
          <w:sz w:val="21"/>
          <w:szCs w:val="21"/>
        </w:rPr>
        <w:t>Response</w:t>
      </w:r>
      <w:r w:rsidR="00191BE7">
        <w:rPr>
          <w:b/>
          <w:bCs/>
          <w:noProof/>
          <w:sz w:val="21"/>
          <w:szCs w:val="21"/>
        </w:rPr>
        <w:t>s</w:t>
      </w:r>
      <w:r w:rsidRPr="00C44E64">
        <w:rPr>
          <w:noProof/>
          <w:sz w:val="21"/>
          <w:szCs w:val="21"/>
        </w:rPr>
        <w:t>:</w:t>
      </w:r>
      <w:r w:rsidR="00191BE7">
        <w:rPr>
          <w:noProof/>
          <w:sz w:val="21"/>
          <w:szCs w:val="21"/>
        </w:rPr>
        <w:t xml:space="preserve"> </w:t>
      </w:r>
    </w:p>
    <w:p w14:paraId="52DA0037" w14:textId="119CB1CA" w:rsidR="00C44E64" w:rsidRPr="00191BE7" w:rsidRDefault="00C44E64" w:rsidP="00DC6D6B">
      <w:pPr>
        <w:pStyle w:val="ListParagraph"/>
        <w:numPr>
          <w:ilvl w:val="0"/>
          <w:numId w:val="27"/>
        </w:numPr>
        <w:rPr>
          <w:noProof/>
          <w:sz w:val="21"/>
          <w:szCs w:val="21"/>
        </w:rPr>
      </w:pPr>
      <w:r w:rsidRPr="00191BE7">
        <w:rPr>
          <w:b/>
          <w:bCs/>
          <w:noProof/>
          <w:sz w:val="21"/>
          <w:szCs w:val="21"/>
        </w:rPr>
        <w:t>200 OK</w:t>
      </w:r>
    </w:p>
    <w:p w14:paraId="52C87384"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6F047753"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"id": "1",</w:t>
      </w:r>
    </w:p>
    <w:p w14:paraId="1962AC55"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"loginName": "user1",</w:t>
      </w:r>
    </w:p>
    <w:p w14:paraId="7979F20C"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"password": "password1"</w:t>
      </w:r>
    </w:p>
    <w:p w14:paraId="5647A6E7"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15DABF2B" w14:textId="77777777" w:rsidR="00C44E64" w:rsidRPr="00C44E64" w:rsidRDefault="00C44E64" w:rsidP="00DC6D6B">
      <w:pPr>
        <w:numPr>
          <w:ilvl w:val="0"/>
          <w:numId w:val="10"/>
        </w:numPr>
        <w:rPr>
          <w:noProof/>
          <w:sz w:val="21"/>
          <w:szCs w:val="21"/>
        </w:rPr>
      </w:pPr>
      <w:r w:rsidRPr="00C44E64">
        <w:rPr>
          <w:b/>
          <w:bCs/>
          <w:noProof/>
          <w:sz w:val="21"/>
          <w:szCs w:val="21"/>
        </w:rPr>
        <w:t>400 Bad Request</w:t>
      </w:r>
    </w:p>
    <w:p w14:paraId="229D168C"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7F76C79B"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"message": "User already exists!"</w:t>
      </w:r>
    </w:p>
    <w:p w14:paraId="0AD481D8"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1585EAC0" w14:textId="77777777" w:rsidR="00C44E64" w:rsidRPr="00C44E64" w:rsidRDefault="005D3382" w:rsidP="00725509">
      <w:pPr>
        <w:rPr>
          <w:noProof/>
          <w:sz w:val="21"/>
          <w:szCs w:val="21"/>
        </w:rPr>
      </w:pPr>
      <w:r w:rsidRPr="005D3382">
        <w:rPr>
          <w:noProof/>
          <w:sz w:val="21"/>
          <w:szCs w:val="21"/>
          <w14:ligatures w14:val="standardContextual"/>
        </w:rPr>
        <w:pict w14:anchorId="6846720E">
          <v:rect id="_x0000_i1026" alt="" style="width:468pt;height:.05pt;mso-width-percent:0;mso-height-percent:0;mso-width-percent:0;mso-height-percent:0" o:hralign="center" o:hrstd="t" o:hr="t" fillcolor="#a0a0a0" stroked="f"/>
        </w:pict>
      </w:r>
    </w:p>
    <w:p w14:paraId="4D8B92D4" w14:textId="77777777" w:rsidR="00C44E64" w:rsidRPr="00C44E64" w:rsidRDefault="00C44E64" w:rsidP="00725509">
      <w:pPr>
        <w:outlineLvl w:val="3"/>
        <w:rPr>
          <w:b/>
          <w:bCs/>
          <w:noProof/>
          <w:sz w:val="21"/>
          <w:szCs w:val="21"/>
        </w:rPr>
      </w:pPr>
      <w:r w:rsidRPr="00C44E64">
        <w:rPr>
          <w:b/>
          <w:bCs/>
          <w:noProof/>
          <w:sz w:val="21"/>
          <w:szCs w:val="21"/>
        </w:rPr>
        <w:t>Authenticate User</w:t>
      </w:r>
    </w:p>
    <w:p w14:paraId="7E8CA900" w14:textId="77777777" w:rsidR="00C44E64" w:rsidRPr="00C44E64" w:rsidRDefault="00C44E64" w:rsidP="00725509">
      <w:pPr>
        <w:rPr>
          <w:noProof/>
          <w:sz w:val="21"/>
          <w:szCs w:val="21"/>
        </w:rPr>
      </w:pPr>
      <w:r w:rsidRPr="00C44E64">
        <w:rPr>
          <w:b/>
          <w:bCs/>
          <w:noProof/>
          <w:sz w:val="21"/>
          <w:szCs w:val="21"/>
        </w:rPr>
        <w:t>Endpoint</w:t>
      </w:r>
      <w:r w:rsidRPr="00C44E64">
        <w:rPr>
          <w:noProof/>
          <w:sz w:val="21"/>
          <w:szCs w:val="21"/>
        </w:rPr>
        <w:t xml:space="preserve">: </w:t>
      </w:r>
      <w:r w:rsidRPr="00C44E64">
        <w:rPr>
          <w:rFonts w:ascii="Courier New" w:hAnsi="Courier New" w:cs="Courier New"/>
          <w:noProof/>
          <w:sz w:val="16"/>
          <w:szCs w:val="16"/>
        </w:rPr>
        <w:t>/users/login</w:t>
      </w:r>
      <w:r w:rsidRPr="00C44E64">
        <w:rPr>
          <w:noProof/>
          <w:sz w:val="21"/>
          <w:szCs w:val="21"/>
        </w:rPr>
        <w:br/>
      </w:r>
      <w:r w:rsidRPr="00C44E64">
        <w:rPr>
          <w:b/>
          <w:bCs/>
          <w:noProof/>
          <w:sz w:val="21"/>
          <w:szCs w:val="21"/>
        </w:rPr>
        <w:t>Method</w:t>
      </w:r>
      <w:r w:rsidRPr="00C44E64">
        <w:rPr>
          <w:noProof/>
          <w:sz w:val="21"/>
          <w:szCs w:val="21"/>
        </w:rPr>
        <w:t xml:space="preserve">: </w:t>
      </w:r>
      <w:r w:rsidRPr="00C44E64">
        <w:rPr>
          <w:rFonts w:ascii="Courier New" w:hAnsi="Courier New" w:cs="Courier New"/>
          <w:noProof/>
          <w:sz w:val="16"/>
          <w:szCs w:val="16"/>
        </w:rPr>
        <w:t>POST</w:t>
      </w:r>
      <w:r w:rsidRPr="00C44E64">
        <w:rPr>
          <w:noProof/>
          <w:sz w:val="21"/>
          <w:szCs w:val="21"/>
        </w:rPr>
        <w:br/>
      </w:r>
      <w:r w:rsidRPr="00C44E64">
        <w:rPr>
          <w:b/>
          <w:bCs/>
          <w:noProof/>
          <w:sz w:val="21"/>
          <w:szCs w:val="21"/>
        </w:rPr>
        <w:t>Description</w:t>
      </w:r>
      <w:r w:rsidRPr="00C44E64">
        <w:rPr>
          <w:noProof/>
          <w:sz w:val="21"/>
          <w:szCs w:val="21"/>
        </w:rPr>
        <w:t>: Authenticate a user.</w:t>
      </w:r>
    </w:p>
    <w:p w14:paraId="753C6AF8" w14:textId="77777777" w:rsidR="00C44E64" w:rsidRPr="00C44E64" w:rsidRDefault="00C44E64" w:rsidP="00725509">
      <w:pPr>
        <w:rPr>
          <w:noProof/>
          <w:sz w:val="21"/>
          <w:szCs w:val="21"/>
        </w:rPr>
      </w:pPr>
      <w:r w:rsidRPr="00C44E64">
        <w:rPr>
          <w:b/>
          <w:bCs/>
          <w:noProof/>
          <w:sz w:val="21"/>
          <w:szCs w:val="21"/>
        </w:rPr>
        <w:t>Request Body</w:t>
      </w:r>
      <w:r w:rsidRPr="00C44E64">
        <w:rPr>
          <w:noProof/>
          <w:sz w:val="21"/>
          <w:szCs w:val="21"/>
        </w:rPr>
        <w:t>:</w:t>
      </w:r>
    </w:p>
    <w:p w14:paraId="273ED51A"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30820B75"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"loginName": "user1",</w:t>
      </w:r>
    </w:p>
    <w:p w14:paraId="07FE4626"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"password": "password1"</w:t>
      </w:r>
    </w:p>
    <w:p w14:paraId="40D5CD96"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653CCCA8" w14:textId="77777777" w:rsidR="00C44E64" w:rsidRPr="00C44E64" w:rsidRDefault="00C44E64" w:rsidP="00725509">
      <w:pPr>
        <w:rPr>
          <w:noProof/>
          <w:sz w:val="21"/>
          <w:szCs w:val="21"/>
        </w:rPr>
      </w:pPr>
      <w:r w:rsidRPr="00C44E64">
        <w:rPr>
          <w:b/>
          <w:bCs/>
          <w:noProof/>
          <w:sz w:val="21"/>
          <w:szCs w:val="21"/>
        </w:rPr>
        <w:t>Response</w:t>
      </w:r>
      <w:r w:rsidRPr="00C44E64">
        <w:rPr>
          <w:noProof/>
          <w:sz w:val="21"/>
          <w:szCs w:val="21"/>
        </w:rPr>
        <w:t>:</w:t>
      </w:r>
    </w:p>
    <w:p w14:paraId="688428B6" w14:textId="77777777" w:rsidR="00C44E64" w:rsidRPr="00C44E64" w:rsidRDefault="00C44E64" w:rsidP="00DC6D6B">
      <w:pPr>
        <w:numPr>
          <w:ilvl w:val="0"/>
          <w:numId w:val="11"/>
        </w:numPr>
        <w:rPr>
          <w:noProof/>
          <w:sz w:val="21"/>
          <w:szCs w:val="21"/>
        </w:rPr>
      </w:pPr>
      <w:r w:rsidRPr="00C44E64">
        <w:rPr>
          <w:b/>
          <w:bCs/>
          <w:noProof/>
          <w:sz w:val="21"/>
          <w:szCs w:val="21"/>
        </w:rPr>
        <w:t>200 OK</w:t>
      </w:r>
    </w:p>
    <w:p w14:paraId="4F0D91C5"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569E1EB0"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"id": "1",</w:t>
      </w:r>
    </w:p>
    <w:p w14:paraId="0B0C23E7"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"loginName": "user1",</w:t>
      </w:r>
    </w:p>
    <w:p w14:paraId="6BC9FFD9"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"password": "password1"</w:t>
      </w:r>
    </w:p>
    <w:p w14:paraId="3F692B1B"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40A78DA4" w14:textId="77777777" w:rsidR="00C44E64" w:rsidRPr="00C44E64" w:rsidRDefault="00C44E64" w:rsidP="00DC6D6B">
      <w:pPr>
        <w:numPr>
          <w:ilvl w:val="0"/>
          <w:numId w:val="12"/>
        </w:numPr>
        <w:rPr>
          <w:noProof/>
          <w:sz w:val="21"/>
          <w:szCs w:val="21"/>
        </w:rPr>
      </w:pPr>
      <w:r w:rsidRPr="00C44E64">
        <w:rPr>
          <w:b/>
          <w:bCs/>
          <w:noProof/>
          <w:sz w:val="21"/>
          <w:szCs w:val="21"/>
        </w:rPr>
        <w:t>400 Bad Request</w:t>
      </w:r>
    </w:p>
    <w:p w14:paraId="21AC1B40"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629E385F"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 xml:space="preserve">  "message": "User not found!"</w:t>
      </w:r>
    </w:p>
    <w:p w14:paraId="6AE57158" w14:textId="77777777" w:rsidR="00C44E64" w:rsidRPr="00C44E64" w:rsidRDefault="00C44E64" w:rsidP="007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r w:rsidRPr="00C44E64">
        <w:rPr>
          <w:rFonts w:ascii="Courier New" w:hAnsi="Courier New" w:cs="Courier New"/>
          <w:noProof/>
          <w:sz w:val="16"/>
          <w:szCs w:val="16"/>
        </w:rPr>
        <w:t>}</w:t>
      </w:r>
    </w:p>
    <w:p w14:paraId="7F3A3F31" w14:textId="77777777" w:rsidR="00C44E64" w:rsidRPr="00C44E64" w:rsidRDefault="005D3382" w:rsidP="00C44E64">
      <w:pPr>
        <w:rPr>
          <w:noProof/>
        </w:rPr>
      </w:pPr>
      <w:r w:rsidRPr="005D3382">
        <w:rPr>
          <w:noProof/>
          <w14:ligatures w14:val="standardContextual"/>
        </w:rPr>
        <w:pict w14:anchorId="735B7BBB">
          <v:rect id="_x0000_i1025" alt="" style="width:468pt;height:.05pt;mso-width-percent:0;mso-height-percent:0;mso-width-percent:0;mso-height-percent:0" o:hralign="center" o:hrstd="t" o:hr="t" fillcolor="#a0a0a0" stroked="f"/>
        </w:pict>
      </w:r>
    </w:p>
    <w:p w14:paraId="7D0366A8" w14:textId="77777777" w:rsidR="00C44E64" w:rsidRDefault="00C44E64" w:rsidP="00C44E64"/>
    <w:p w14:paraId="57CF6CF1" w14:textId="0CC9A528" w:rsidR="00F425FA" w:rsidRDefault="0020195C" w:rsidP="00331219">
      <w:pPr>
        <w:pStyle w:val="Heading2"/>
      </w:pPr>
      <w:bookmarkStart w:id="12" w:name="_Toc178064202"/>
      <w:r>
        <w:t xml:space="preserve">Test the </w:t>
      </w:r>
      <w:r w:rsidR="00725509">
        <w:t xml:space="preserve">API Endpoints </w:t>
      </w:r>
      <w:r>
        <w:t>with Postman</w:t>
      </w:r>
      <w:bookmarkEnd w:id="12"/>
    </w:p>
    <w:p w14:paraId="09614EC3" w14:textId="77777777" w:rsidR="005E05E8" w:rsidRDefault="005E05E8" w:rsidP="005E05E8"/>
    <w:p w14:paraId="1A129B2F" w14:textId="6F5E0D09" w:rsidR="005E05E8" w:rsidRDefault="00AD20B2" w:rsidP="00DC6D6B">
      <w:pPr>
        <w:pStyle w:val="ListParagraph"/>
        <w:numPr>
          <w:ilvl w:val="0"/>
          <w:numId w:val="13"/>
        </w:numPr>
      </w:pPr>
      <w:r>
        <w:t xml:space="preserve">Run </w:t>
      </w:r>
      <w:r w:rsidR="005E05E8">
        <w:t>the Java Application</w:t>
      </w:r>
      <w:r w:rsidR="001B37DD">
        <w:t xml:space="preserve"> in the IDE</w:t>
      </w:r>
      <w:r w:rsidR="00FB6310">
        <w:t xml:space="preserve">, </w:t>
      </w:r>
      <w:r w:rsidR="00853475">
        <w:t>shown in Figure 8</w:t>
      </w:r>
      <w:r w:rsidR="001B37DD">
        <w:t>.</w:t>
      </w:r>
    </w:p>
    <w:p w14:paraId="27F8222F" w14:textId="77777777" w:rsidR="005E05E8" w:rsidRDefault="005E05E8" w:rsidP="005E05E8"/>
    <w:p w14:paraId="4CFD3913" w14:textId="77777777" w:rsidR="00725509" w:rsidRDefault="005E05E8" w:rsidP="00725509">
      <w:pPr>
        <w:keepNext/>
      </w:pPr>
      <w:r w:rsidRPr="005E05E8">
        <w:rPr>
          <w:noProof/>
        </w:rPr>
        <w:drawing>
          <wp:inline distT="0" distB="0" distL="0" distR="0" wp14:anchorId="27998F22" wp14:editId="44DA05A1">
            <wp:extent cx="5943600" cy="3646805"/>
            <wp:effectExtent l="0" t="0" r="0" b="0"/>
            <wp:docPr id="6779947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94780" name="Picture 1" descr="A screenshot of a computer&#10;&#10;Description automatically generated"/>
                    <pic:cNvPicPr/>
                  </pic:nvPicPr>
                  <pic:blipFill>
                    <a:blip r:embed="rId23"/>
                    <a:stretch>
                      <a:fillRect/>
                    </a:stretch>
                  </pic:blipFill>
                  <pic:spPr>
                    <a:xfrm>
                      <a:off x="0" y="0"/>
                      <a:ext cx="5943600" cy="3646805"/>
                    </a:xfrm>
                    <a:prstGeom prst="rect">
                      <a:avLst/>
                    </a:prstGeom>
                  </pic:spPr>
                </pic:pic>
              </a:graphicData>
            </a:graphic>
          </wp:inline>
        </w:drawing>
      </w:r>
    </w:p>
    <w:p w14:paraId="46F28DA7" w14:textId="5313F22A" w:rsidR="005E05E8" w:rsidRDefault="00725509" w:rsidP="00725509">
      <w:pPr>
        <w:pStyle w:val="Caption"/>
      </w:pPr>
      <w:r>
        <w:t xml:space="preserve">Figure </w:t>
      </w:r>
      <w:fldSimple w:instr=" SEQ Figure \* ARABIC ">
        <w:r w:rsidR="00125AD6">
          <w:rPr>
            <w:noProof/>
          </w:rPr>
          <w:t>9</w:t>
        </w:r>
      </w:fldSimple>
      <w:r>
        <w:t xml:space="preserve"> </w:t>
      </w:r>
      <w:r w:rsidRPr="00853475">
        <w:rPr>
          <w:i w:val="0"/>
          <w:iCs w:val="0"/>
        </w:rPr>
        <w:t>The Spring Boot application is running</w:t>
      </w:r>
      <w:r w:rsidR="00AD20B2" w:rsidRPr="00853475">
        <w:rPr>
          <w:i w:val="0"/>
          <w:iCs w:val="0"/>
        </w:rPr>
        <w:t xml:space="preserve"> in VS Code</w:t>
      </w:r>
      <w:r w:rsidRPr="00853475">
        <w:rPr>
          <w:i w:val="0"/>
          <w:iCs w:val="0"/>
        </w:rPr>
        <w:t>.</w:t>
      </w:r>
    </w:p>
    <w:p w14:paraId="372F4869" w14:textId="77777777" w:rsidR="005E05E8" w:rsidRDefault="005E05E8" w:rsidP="005E05E8"/>
    <w:p w14:paraId="23A76480" w14:textId="0F659609" w:rsidR="005E05E8" w:rsidRDefault="005E05E8" w:rsidP="00DC6D6B">
      <w:pPr>
        <w:pStyle w:val="ListParagraph"/>
        <w:numPr>
          <w:ilvl w:val="0"/>
          <w:numId w:val="13"/>
        </w:numPr>
        <w:rPr>
          <w:noProof/>
        </w:rPr>
      </w:pPr>
      <w:r>
        <w:rPr>
          <w:noProof/>
        </w:rPr>
        <w:t xml:space="preserve">Launch </w:t>
      </w:r>
      <w:r w:rsidR="00AD20B2">
        <w:rPr>
          <w:noProof/>
        </w:rPr>
        <w:t>Postman</w:t>
      </w:r>
      <w:r>
        <w:rPr>
          <w:noProof/>
        </w:rPr>
        <w:t xml:space="preserve"> and test the API endpoints.</w:t>
      </w:r>
      <w:r w:rsidR="00512C62">
        <w:rPr>
          <w:noProof/>
        </w:rPr>
        <w:t xml:space="preserve">  </w:t>
      </w:r>
      <w:r w:rsidR="00AD20B2">
        <w:rPr>
          <w:noProof/>
        </w:rPr>
        <w:t xml:space="preserve"> </w:t>
      </w:r>
    </w:p>
    <w:p w14:paraId="467F4177" w14:textId="77777777" w:rsidR="0020195C" w:rsidRDefault="0020195C" w:rsidP="00C44E64">
      <w:pPr>
        <w:rPr>
          <w:noProof/>
        </w:rPr>
      </w:pPr>
    </w:p>
    <w:p w14:paraId="0CFC8721" w14:textId="39A41C04" w:rsidR="0020195C" w:rsidRDefault="0020195C" w:rsidP="00DC6D6B">
      <w:pPr>
        <w:pStyle w:val="ListParagraph"/>
        <w:numPr>
          <w:ilvl w:val="0"/>
          <w:numId w:val="13"/>
        </w:numPr>
        <w:rPr>
          <w:noProof/>
        </w:rPr>
      </w:pPr>
      <w:r>
        <w:rPr>
          <w:noProof/>
        </w:rPr>
        <w:t>Register a new user</w:t>
      </w:r>
      <w:r w:rsidR="005E05E8">
        <w:rPr>
          <w:noProof/>
        </w:rPr>
        <w:t xml:space="preserve"> with this body</w:t>
      </w:r>
      <w:r w:rsidR="00853475">
        <w:rPr>
          <w:noProof/>
        </w:rPr>
        <w:t>, seen in Figure 9 and Figure 10</w:t>
      </w:r>
      <w:r w:rsidR="005E05E8">
        <w:rPr>
          <w:noProof/>
        </w:rPr>
        <w:t>.</w:t>
      </w:r>
    </w:p>
    <w:p w14:paraId="62E98BC1" w14:textId="77777777" w:rsidR="005E05E8" w:rsidRDefault="005E05E8" w:rsidP="005E05E8">
      <w:pPr>
        <w:pStyle w:val="ListParagraph"/>
        <w:rPr>
          <w:noProof/>
        </w:rPr>
      </w:pPr>
    </w:p>
    <w:p w14:paraId="1E56F24F" w14:textId="77777777" w:rsidR="005E05E8" w:rsidRPr="005E05E8" w:rsidRDefault="005E05E8" w:rsidP="005E05E8">
      <w:pPr>
        <w:shd w:val="clear" w:color="auto" w:fill="FFFFFF"/>
        <w:spacing w:line="270" w:lineRule="atLeast"/>
        <w:rPr>
          <w:rFonts w:ascii="Monaco" w:hAnsi="Monaco"/>
          <w:noProof/>
          <w:color w:val="000000"/>
          <w:sz w:val="18"/>
          <w:szCs w:val="18"/>
        </w:rPr>
      </w:pPr>
      <w:r w:rsidRPr="005E05E8">
        <w:rPr>
          <w:rFonts w:ascii="Monaco" w:hAnsi="Monaco"/>
          <w:noProof/>
          <w:color w:val="000000"/>
          <w:sz w:val="18"/>
          <w:szCs w:val="18"/>
        </w:rPr>
        <w:t>{</w:t>
      </w:r>
    </w:p>
    <w:p w14:paraId="089A917A" w14:textId="77777777" w:rsidR="005E05E8" w:rsidRPr="005E05E8" w:rsidRDefault="005E05E8" w:rsidP="005E05E8">
      <w:pPr>
        <w:shd w:val="clear" w:color="auto" w:fill="FFFFFF"/>
        <w:spacing w:line="270" w:lineRule="atLeast"/>
        <w:rPr>
          <w:rFonts w:ascii="Monaco" w:hAnsi="Monaco"/>
          <w:noProof/>
          <w:color w:val="000000"/>
          <w:sz w:val="18"/>
          <w:szCs w:val="18"/>
        </w:rPr>
      </w:pPr>
      <w:r w:rsidRPr="005E05E8">
        <w:rPr>
          <w:rFonts w:ascii="Monaco" w:hAnsi="Monaco"/>
          <w:noProof/>
          <w:color w:val="000000"/>
          <w:sz w:val="18"/>
          <w:szCs w:val="18"/>
        </w:rPr>
        <w:t xml:space="preserve">  </w:t>
      </w:r>
      <w:r w:rsidRPr="005E05E8">
        <w:rPr>
          <w:rFonts w:ascii="Monaco" w:hAnsi="Monaco"/>
          <w:noProof/>
          <w:color w:val="A31515"/>
          <w:sz w:val="18"/>
          <w:szCs w:val="18"/>
        </w:rPr>
        <w:t>"loginName"</w:t>
      </w:r>
      <w:r w:rsidRPr="005E05E8">
        <w:rPr>
          <w:rFonts w:ascii="Monaco" w:hAnsi="Monaco"/>
          <w:noProof/>
          <w:color w:val="000000"/>
          <w:sz w:val="18"/>
          <w:szCs w:val="18"/>
        </w:rPr>
        <w:t xml:space="preserve">: </w:t>
      </w:r>
      <w:r w:rsidRPr="005E05E8">
        <w:rPr>
          <w:rFonts w:ascii="Monaco" w:hAnsi="Monaco"/>
          <w:noProof/>
          <w:color w:val="0451A5"/>
          <w:sz w:val="18"/>
          <w:szCs w:val="18"/>
        </w:rPr>
        <w:t>"someonenew"</w:t>
      </w:r>
      <w:r w:rsidRPr="005E05E8">
        <w:rPr>
          <w:rFonts w:ascii="Monaco" w:hAnsi="Monaco"/>
          <w:noProof/>
          <w:color w:val="000000"/>
          <w:sz w:val="18"/>
          <w:szCs w:val="18"/>
        </w:rPr>
        <w:t>,</w:t>
      </w:r>
    </w:p>
    <w:p w14:paraId="2CCBA174" w14:textId="77777777" w:rsidR="005E05E8" w:rsidRPr="005E05E8" w:rsidRDefault="005E05E8" w:rsidP="005E05E8">
      <w:pPr>
        <w:shd w:val="clear" w:color="auto" w:fill="FFFFFF"/>
        <w:spacing w:line="270" w:lineRule="atLeast"/>
        <w:rPr>
          <w:rFonts w:ascii="Monaco" w:hAnsi="Monaco"/>
          <w:noProof/>
          <w:color w:val="000000"/>
          <w:sz w:val="18"/>
          <w:szCs w:val="18"/>
        </w:rPr>
      </w:pPr>
      <w:r w:rsidRPr="005E05E8">
        <w:rPr>
          <w:rFonts w:ascii="Monaco" w:hAnsi="Monaco"/>
          <w:noProof/>
          <w:color w:val="000000"/>
          <w:sz w:val="18"/>
          <w:szCs w:val="18"/>
        </w:rPr>
        <w:t xml:space="preserve">  </w:t>
      </w:r>
      <w:r w:rsidRPr="005E05E8">
        <w:rPr>
          <w:rFonts w:ascii="Monaco" w:hAnsi="Monaco"/>
          <w:noProof/>
          <w:color w:val="A31515"/>
          <w:sz w:val="18"/>
          <w:szCs w:val="18"/>
        </w:rPr>
        <w:t>"password"</w:t>
      </w:r>
      <w:r w:rsidRPr="005E05E8">
        <w:rPr>
          <w:rFonts w:ascii="Monaco" w:hAnsi="Monaco"/>
          <w:noProof/>
          <w:color w:val="000000"/>
          <w:sz w:val="18"/>
          <w:szCs w:val="18"/>
        </w:rPr>
        <w:t xml:space="preserve">: </w:t>
      </w:r>
      <w:r w:rsidRPr="005E05E8">
        <w:rPr>
          <w:rFonts w:ascii="Monaco" w:hAnsi="Monaco"/>
          <w:noProof/>
          <w:color w:val="0451A5"/>
          <w:sz w:val="18"/>
          <w:szCs w:val="18"/>
        </w:rPr>
        <w:t>"password123"</w:t>
      </w:r>
    </w:p>
    <w:p w14:paraId="1AFDB875" w14:textId="77777777" w:rsidR="005E05E8" w:rsidRPr="005E05E8" w:rsidRDefault="005E05E8" w:rsidP="005E05E8">
      <w:pPr>
        <w:shd w:val="clear" w:color="auto" w:fill="FFFFFF"/>
        <w:spacing w:line="270" w:lineRule="atLeast"/>
        <w:rPr>
          <w:rFonts w:ascii="Monaco" w:hAnsi="Monaco"/>
          <w:noProof/>
          <w:color w:val="000000"/>
          <w:sz w:val="18"/>
          <w:szCs w:val="18"/>
        </w:rPr>
      </w:pPr>
      <w:r w:rsidRPr="005E05E8">
        <w:rPr>
          <w:rFonts w:ascii="Monaco" w:hAnsi="Monaco"/>
          <w:noProof/>
          <w:color w:val="000000"/>
          <w:sz w:val="18"/>
          <w:szCs w:val="18"/>
        </w:rPr>
        <w:t>}</w:t>
      </w:r>
    </w:p>
    <w:p w14:paraId="0ACFD9F7" w14:textId="77777777" w:rsidR="005E05E8" w:rsidRDefault="005E05E8" w:rsidP="005E05E8"/>
    <w:p w14:paraId="24A80380" w14:textId="77777777" w:rsidR="0020195C" w:rsidRDefault="0020195C" w:rsidP="00C44E64"/>
    <w:p w14:paraId="55C0338E" w14:textId="77777777" w:rsidR="00725509" w:rsidRDefault="0020195C" w:rsidP="00725509">
      <w:pPr>
        <w:keepNext/>
      </w:pPr>
      <w:r w:rsidRPr="0020195C">
        <w:rPr>
          <w:noProof/>
        </w:rPr>
        <w:lastRenderedPageBreak/>
        <w:drawing>
          <wp:inline distT="0" distB="0" distL="0" distR="0" wp14:anchorId="5DAD6C65" wp14:editId="0139CD6A">
            <wp:extent cx="5943600" cy="2802255"/>
            <wp:effectExtent l="0" t="0" r="0" b="4445"/>
            <wp:docPr id="6528184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18475" name="Picture 1" descr="A screenshot of a computer&#10;&#10;Description automatically generated"/>
                    <pic:cNvPicPr/>
                  </pic:nvPicPr>
                  <pic:blipFill>
                    <a:blip r:embed="rId24"/>
                    <a:stretch>
                      <a:fillRect/>
                    </a:stretch>
                  </pic:blipFill>
                  <pic:spPr>
                    <a:xfrm>
                      <a:off x="0" y="0"/>
                      <a:ext cx="5943600" cy="2802255"/>
                    </a:xfrm>
                    <a:prstGeom prst="rect">
                      <a:avLst/>
                    </a:prstGeom>
                  </pic:spPr>
                </pic:pic>
              </a:graphicData>
            </a:graphic>
          </wp:inline>
        </w:drawing>
      </w:r>
    </w:p>
    <w:p w14:paraId="412E9668" w14:textId="399B87CF" w:rsidR="0020195C" w:rsidRDefault="00725509" w:rsidP="00725509">
      <w:pPr>
        <w:pStyle w:val="Caption"/>
      </w:pPr>
      <w:r>
        <w:t xml:space="preserve">Figure </w:t>
      </w:r>
      <w:fldSimple w:instr=" SEQ Figure \* ARABIC ">
        <w:r w:rsidR="00125AD6">
          <w:rPr>
            <w:noProof/>
          </w:rPr>
          <w:t>10</w:t>
        </w:r>
      </w:fldSimple>
      <w:r>
        <w:t xml:space="preserve"> </w:t>
      </w:r>
      <w:r w:rsidRPr="00853475">
        <w:rPr>
          <w:i w:val="0"/>
          <w:iCs w:val="0"/>
        </w:rPr>
        <w:t>Register a new user is successful.</w:t>
      </w:r>
    </w:p>
    <w:p w14:paraId="1A16E25D" w14:textId="565801DA" w:rsidR="001B37DD" w:rsidRPr="001B37DD" w:rsidRDefault="001B37DD" w:rsidP="001B37DD">
      <w:pPr>
        <w:keepNext/>
        <w:rPr>
          <w:b/>
          <w:bCs/>
        </w:rPr>
      </w:pPr>
      <w:r>
        <w:rPr>
          <w:noProof/>
          <w14:ligatures w14:val="standardContextual"/>
        </w:rPr>
        <mc:AlternateContent>
          <mc:Choice Requires="wpg">
            <w:drawing>
              <wp:inline distT="0" distB="0" distL="0" distR="0" wp14:anchorId="094BDE4B" wp14:editId="3E9B8B68">
                <wp:extent cx="4166235" cy="3201035"/>
                <wp:effectExtent l="0" t="0" r="0" b="0"/>
                <wp:docPr id="356563327" name="Group 2"/>
                <wp:cNvGraphicFramePr/>
                <a:graphic xmlns:a="http://schemas.openxmlformats.org/drawingml/2006/main">
                  <a:graphicData uri="http://schemas.microsoft.com/office/word/2010/wordprocessingGroup">
                    <wpg:wgp>
                      <wpg:cNvGrpSpPr/>
                      <wpg:grpSpPr>
                        <a:xfrm>
                          <a:off x="0" y="0"/>
                          <a:ext cx="4166235" cy="3201035"/>
                          <a:chOff x="0" y="0"/>
                          <a:chExt cx="4166235" cy="3201035"/>
                        </a:xfrm>
                      </wpg:grpSpPr>
                      <pic:pic xmlns:pic="http://schemas.openxmlformats.org/drawingml/2006/picture">
                        <pic:nvPicPr>
                          <pic:cNvPr id="483147249" name="Picture 1" descr="A screenshot of a computer&#10;&#10;Description automatically generated"/>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166235" cy="3201035"/>
                          </a:xfrm>
                          <a:prstGeom prst="rect">
                            <a:avLst/>
                          </a:prstGeom>
                        </pic:spPr>
                      </pic:pic>
                      <wps:wsp>
                        <wps:cNvPr id="296305348" name="Rounded Rectangle 1"/>
                        <wps:cNvSpPr/>
                        <wps:spPr>
                          <a:xfrm>
                            <a:off x="1217181" y="2797701"/>
                            <a:ext cx="1374628" cy="199836"/>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4548B0F" id="Group 2" o:spid="_x0000_s1026" style="width:328.05pt;height:252.05pt;mso-position-horizontal-relative:char;mso-position-vertical-relative:line" coordsize="41662,32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Description automatically generated" style="position:absolute;width:41662;height:32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">
                  <v:imagedata r:id="rId26" o:title="A screenshot of a computer&#10;&#10;Description automatically generated"/>
                </v:shape>
                <v:roundrect id="Rounded Rectangle 1" o:spid="_x0000_s1028" style="position:absolute;left:12171;top:27977;width:13747;height:19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" filled="f" strokecolor="red" strokeweight="1pt">
                  <v:stroke joinstyle="miter"/>
                </v:roundrect>
                <w10:anchorlock/>
              </v:group>
            </w:pict>
          </mc:Fallback>
        </mc:AlternateContent>
      </w:r>
    </w:p>
    <w:p w14:paraId="5806B23B" w14:textId="59D22D26" w:rsidR="001B37DD" w:rsidRDefault="001B37DD" w:rsidP="00CF6384">
      <w:pPr>
        <w:pStyle w:val="Caption"/>
      </w:pPr>
      <w:r>
        <w:t xml:space="preserve">Figure </w:t>
      </w:r>
      <w:fldSimple w:instr=" SEQ Figure \* ARABIC ">
        <w:r w:rsidR="00125AD6">
          <w:rPr>
            <w:noProof/>
          </w:rPr>
          <w:t>11</w:t>
        </w:r>
      </w:fldSimple>
      <w:r>
        <w:t xml:space="preserve"> </w:t>
      </w:r>
      <w:r w:rsidRPr="00853475">
        <w:rPr>
          <w:i w:val="0"/>
          <w:iCs w:val="0"/>
        </w:rPr>
        <w:t xml:space="preserve">New user </w:t>
      </w:r>
      <w:proofErr w:type="spellStart"/>
      <w:r w:rsidRPr="00853475">
        <w:rPr>
          <w:i w:val="0"/>
          <w:iCs w:val="0"/>
        </w:rPr>
        <w:t>someonenew</w:t>
      </w:r>
      <w:proofErr w:type="spellEnd"/>
      <w:r w:rsidRPr="00853475">
        <w:rPr>
          <w:i w:val="0"/>
          <w:iCs w:val="0"/>
        </w:rPr>
        <w:t xml:space="preserve"> appears in the </w:t>
      </w:r>
      <w:proofErr w:type="gramStart"/>
      <w:r w:rsidRPr="00853475">
        <w:rPr>
          <w:i w:val="0"/>
          <w:iCs w:val="0"/>
        </w:rPr>
        <w:t>users</w:t>
      </w:r>
      <w:proofErr w:type="gramEnd"/>
      <w:r w:rsidRPr="00853475">
        <w:rPr>
          <w:i w:val="0"/>
          <w:iCs w:val="0"/>
        </w:rPr>
        <w:t xml:space="preserve"> table.</w:t>
      </w:r>
    </w:p>
    <w:p w14:paraId="34FDEED4" w14:textId="77777777" w:rsidR="001B37DD" w:rsidRDefault="001B37DD" w:rsidP="00C44E64"/>
    <w:p w14:paraId="43BC66DF" w14:textId="122DCEAA" w:rsidR="0020195C" w:rsidRDefault="0020195C" w:rsidP="00DC6D6B">
      <w:pPr>
        <w:pStyle w:val="ListParagraph"/>
        <w:numPr>
          <w:ilvl w:val="0"/>
          <w:numId w:val="13"/>
        </w:numPr>
      </w:pPr>
      <w:r>
        <w:t xml:space="preserve">Login as the </w:t>
      </w:r>
      <w:r w:rsidR="001B37DD">
        <w:t xml:space="preserve">newly created </w:t>
      </w:r>
      <w:r>
        <w:t>user</w:t>
      </w:r>
      <w:r w:rsidR="00E73A1C">
        <w:t>, shown in Figure 11</w:t>
      </w:r>
      <w:r w:rsidR="007F30DE">
        <w:t>.</w:t>
      </w:r>
    </w:p>
    <w:p w14:paraId="5E0E6B70" w14:textId="638FFCD5" w:rsidR="00725509" w:rsidRDefault="001B37DD" w:rsidP="00725509">
      <w:pPr>
        <w:keepNext/>
      </w:pPr>
      <w:r>
        <w:rPr>
          <w:noProof/>
          <w14:ligatures w14:val="standardContextual"/>
        </w:rPr>
        <w:lastRenderedPageBreak/>
        <mc:AlternateContent>
          <mc:Choice Requires="wpg">
            <w:drawing>
              <wp:inline distT="0" distB="0" distL="0" distR="0" wp14:anchorId="25E35890" wp14:editId="39FDE487">
                <wp:extent cx="5091573" cy="3258820"/>
                <wp:effectExtent l="0" t="0" r="1270" b="5080"/>
                <wp:docPr id="539935138" name="Group 5"/>
                <wp:cNvGraphicFramePr/>
                <a:graphic xmlns:a="http://schemas.openxmlformats.org/drawingml/2006/main">
                  <a:graphicData uri="http://schemas.microsoft.com/office/word/2010/wordprocessingGroup">
                    <wpg:wgp>
                      <wpg:cNvGrpSpPr/>
                      <wpg:grpSpPr>
                        <a:xfrm>
                          <a:off x="0" y="0"/>
                          <a:ext cx="5091573" cy="3258820"/>
                          <a:chOff x="0" y="0"/>
                          <a:chExt cx="5091573" cy="3258820"/>
                        </a:xfrm>
                      </wpg:grpSpPr>
                      <pic:pic xmlns:pic="http://schemas.openxmlformats.org/drawingml/2006/picture">
                        <pic:nvPicPr>
                          <pic:cNvPr id="1645787389" name="Picture 1" descr="A screenshot of a computer&#10;&#10;Description automatically generated"/>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702453" y="0"/>
                            <a:ext cx="4389120" cy="3258820"/>
                          </a:xfrm>
                          <a:prstGeom prst="rect">
                            <a:avLst/>
                          </a:prstGeom>
                        </pic:spPr>
                      </pic:pic>
                      <wps:wsp>
                        <wps:cNvPr id="356009737" name="Rounded Rectangle 3"/>
                        <wps:cNvSpPr/>
                        <wps:spPr>
                          <a:xfrm>
                            <a:off x="654008" y="296726"/>
                            <a:ext cx="781176" cy="448116"/>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0612950" name="Rounded Rectangle 3"/>
                        <wps:cNvSpPr/>
                        <wps:spPr>
                          <a:xfrm>
                            <a:off x="2270861" y="327004"/>
                            <a:ext cx="781176" cy="448116"/>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2333086" name="Rounded Rectangle 3"/>
                        <wps:cNvSpPr/>
                        <wps:spPr>
                          <a:xfrm>
                            <a:off x="1883301" y="696397"/>
                            <a:ext cx="436005" cy="278559"/>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5928650" name="Rounded Rectangle 3"/>
                        <wps:cNvSpPr/>
                        <wps:spPr>
                          <a:xfrm>
                            <a:off x="654008" y="914400"/>
                            <a:ext cx="1168736" cy="278559"/>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6327411" name="Rounded Rectangle 3"/>
                        <wps:cNvSpPr/>
                        <wps:spPr>
                          <a:xfrm>
                            <a:off x="999179" y="1235348"/>
                            <a:ext cx="1465462" cy="514729"/>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0200577" name="Text Box 4"/>
                        <wps:cNvSpPr txBox="1"/>
                        <wps:spPr>
                          <a:xfrm>
                            <a:off x="908344" y="60556"/>
                            <a:ext cx="847788" cy="320949"/>
                          </a:xfrm>
                          <a:prstGeom prst="rect">
                            <a:avLst/>
                          </a:prstGeom>
                          <a:solidFill>
                            <a:schemeClr val="lt1"/>
                          </a:solidFill>
                          <a:ln w="6350">
                            <a:solidFill>
                              <a:prstClr val="black"/>
                            </a:solidFill>
                          </a:ln>
                        </wps:spPr>
                        <wps:txbx>
                          <w:txbxContent>
                            <w:p w14:paraId="03F53EAB" w14:textId="2793C235" w:rsidR="001B37DD" w:rsidRPr="001B37DD" w:rsidRDefault="001B37DD" w:rsidP="001B37DD">
                              <w:pPr>
                                <w:rPr>
                                  <w:sz w:val="16"/>
                                  <w:szCs w:val="16"/>
                                </w:rPr>
                              </w:pPr>
                              <w:r w:rsidRPr="001B37DD">
                                <w:rPr>
                                  <w:sz w:val="16"/>
                                  <w:szCs w:val="16"/>
                                </w:rPr>
                                <w:t xml:space="preserve">Change </w:t>
                              </w:r>
                              <w:r>
                                <w:rPr>
                                  <w:sz w:val="16"/>
                                  <w:szCs w:val="16"/>
                                </w:rPr>
                                <w:t xml:space="preserve">method type </w:t>
                              </w:r>
                              <w:r w:rsidRPr="001B37DD">
                                <w:rPr>
                                  <w:sz w:val="16"/>
                                  <w:szCs w:val="16"/>
                                </w:rPr>
                                <w:t>to post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6615090" name="Text Box 4"/>
                        <wps:cNvSpPr txBox="1"/>
                        <wps:spPr>
                          <a:xfrm>
                            <a:off x="2682644" y="60556"/>
                            <a:ext cx="847788" cy="320949"/>
                          </a:xfrm>
                          <a:prstGeom prst="rect">
                            <a:avLst/>
                          </a:prstGeom>
                          <a:solidFill>
                            <a:schemeClr val="lt1"/>
                          </a:solidFill>
                          <a:ln w="6350">
                            <a:solidFill>
                              <a:prstClr val="black"/>
                            </a:solidFill>
                          </a:ln>
                        </wps:spPr>
                        <wps:txbx>
                          <w:txbxContent>
                            <w:p w14:paraId="09445AE5" w14:textId="14367210" w:rsidR="001B37DD" w:rsidRPr="001B37DD" w:rsidRDefault="001B37DD" w:rsidP="001B37DD">
                              <w:pPr>
                                <w:rPr>
                                  <w:sz w:val="16"/>
                                  <w:szCs w:val="16"/>
                                </w:rPr>
                              </w:pPr>
                              <w:r>
                                <w:rPr>
                                  <w:sz w:val="16"/>
                                  <w:szCs w:val="16"/>
                                </w:rPr>
                                <w:t>Check the URL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7990078" name="Text Box 4"/>
                        <wps:cNvSpPr txBox="1"/>
                        <wps:spPr>
                          <a:xfrm>
                            <a:off x="2270861" y="829621"/>
                            <a:ext cx="847788" cy="320949"/>
                          </a:xfrm>
                          <a:prstGeom prst="rect">
                            <a:avLst/>
                          </a:prstGeom>
                          <a:solidFill>
                            <a:schemeClr val="lt1"/>
                          </a:solidFill>
                          <a:ln w="6350">
                            <a:solidFill>
                              <a:prstClr val="black"/>
                            </a:solidFill>
                          </a:ln>
                        </wps:spPr>
                        <wps:txbx>
                          <w:txbxContent>
                            <w:p w14:paraId="08127968" w14:textId="6F09C598" w:rsidR="001B37DD" w:rsidRPr="001B37DD" w:rsidRDefault="001B37DD" w:rsidP="001B37DD">
                              <w:pPr>
                                <w:rPr>
                                  <w:sz w:val="16"/>
                                  <w:szCs w:val="16"/>
                                </w:rPr>
                              </w:pPr>
                              <w:r>
                                <w:rPr>
                                  <w:sz w:val="16"/>
                                  <w:szCs w:val="16"/>
                                </w:rPr>
                                <w:t>Click Body tab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937131" name="Text Box 4"/>
                        <wps:cNvSpPr txBox="1"/>
                        <wps:spPr>
                          <a:xfrm>
                            <a:off x="0" y="1150570"/>
                            <a:ext cx="847788" cy="393615"/>
                          </a:xfrm>
                          <a:prstGeom prst="rect">
                            <a:avLst/>
                          </a:prstGeom>
                          <a:solidFill>
                            <a:schemeClr val="lt1"/>
                          </a:solidFill>
                          <a:ln w="6350">
                            <a:solidFill>
                              <a:prstClr val="black"/>
                            </a:solidFill>
                          </a:ln>
                        </wps:spPr>
                        <wps:txbx>
                          <w:txbxContent>
                            <w:p w14:paraId="7FCD8D73" w14:textId="2BE649F6" w:rsidR="001B37DD" w:rsidRPr="001B37DD" w:rsidRDefault="001B37DD" w:rsidP="001B37DD">
                              <w:pPr>
                                <w:rPr>
                                  <w:sz w:val="16"/>
                                  <w:szCs w:val="16"/>
                                </w:rPr>
                              </w:pPr>
                              <w:r>
                                <w:rPr>
                                  <w:sz w:val="16"/>
                                  <w:szCs w:val="16"/>
                                </w:rPr>
                                <w:t>JSON body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9167529" name="Text Box 4"/>
                        <wps:cNvSpPr txBox="1"/>
                        <wps:spPr>
                          <a:xfrm>
                            <a:off x="2391974" y="1459407"/>
                            <a:ext cx="847788" cy="320949"/>
                          </a:xfrm>
                          <a:prstGeom prst="rect">
                            <a:avLst/>
                          </a:prstGeom>
                          <a:solidFill>
                            <a:schemeClr val="lt1"/>
                          </a:solidFill>
                          <a:ln w="6350">
                            <a:solidFill>
                              <a:prstClr val="black"/>
                            </a:solidFill>
                          </a:ln>
                        </wps:spPr>
                        <wps:txbx>
                          <w:txbxContent>
                            <w:p w14:paraId="57B80A9F" w14:textId="0EACA01D" w:rsidR="001B37DD" w:rsidRPr="001B37DD" w:rsidRDefault="001B37DD" w:rsidP="001B37DD">
                              <w:pPr>
                                <w:rPr>
                                  <w:sz w:val="16"/>
                                  <w:szCs w:val="16"/>
                                </w:rPr>
                              </w:pPr>
                              <w:r>
                                <w:rPr>
                                  <w:sz w:val="16"/>
                                  <w:szCs w:val="16"/>
                                </w:rPr>
                                <w:t>JSON object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5E35890" id="Group 5" o:spid="_x0000_s1051" style="width:400.9pt;height:256.6pt;mso-position-horizontal-relative:char;mso-position-vertical-relative:line" coordsize="50915,32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52" type="#_x0000_t75" alt="A screenshot of a computer&#10;&#10;Description automatically generated" style="position:absolute;left:7024;width:43891;height:32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">
                  <v:imagedata r:id="rId28" o:title="A screenshot of a computer&#10;&#10;Description automatically generated"/>
                </v:shape>
                <v:roundrect id="Rounded Rectangle 3" o:spid="_x0000_s1053" style="position:absolute;left:6540;top:2967;width:7811;height:44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" filled="f" strokecolor="red" strokeweight="1pt">
                  <v:stroke joinstyle="miter"/>
                </v:roundrect>
                <v:roundrect id="Rounded Rectangle 3" o:spid="_x0000_s1054" style="position:absolute;left:22708;top:3270;width:7812;height:44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" filled="f" strokecolor="red" strokeweight="1pt">
                  <v:stroke joinstyle="miter"/>
                </v:roundrect>
                <v:roundrect id="Rounded Rectangle 3" o:spid="_x0000_s1055" style="position:absolute;left:18833;top:6963;width:4360;height:27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" filled="f" strokecolor="red" strokeweight="1pt">
                  <v:stroke joinstyle="miter"/>
                </v:roundrect>
                <v:roundrect id="Rounded Rectangle 3" o:spid="_x0000_s1056" style="position:absolute;left:6540;top:9144;width:11687;height:27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" filled="f" strokecolor="red" strokeweight="1pt">
                  <v:stroke joinstyle="miter"/>
                </v:roundrect>
                <v:roundrect id="Rounded Rectangle 3" o:spid="_x0000_s1057" style="position:absolute;left:9991;top:12353;width:14655;height:51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" filled="f" strokecolor="red" strokeweight="1pt">
                  <v:stroke joinstyle="miter"/>
                </v:roundrect>
                <v:shape id="Text Box 4" o:spid="_x0000_s1058" type="#_x0000_t202" style="position:absolute;left:9083;top:605;width:8478;height:3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" fillcolor="white [3201]" strokeweight=".5pt">
                  <v:textbox>
                    <w:txbxContent>
                      <w:p w14:paraId="03F53EAB" w14:textId="2793C235" w:rsidR="001B37DD" w:rsidRPr="001B37DD" w:rsidRDefault="001B37DD" w:rsidP="001B37DD">
                        <w:pPr>
                          <w:rPr>
                            <w:sz w:val="16"/>
                            <w:szCs w:val="16"/>
                          </w:rPr>
                        </w:pPr>
                        <w:r w:rsidRPr="001B37DD">
                          <w:rPr>
                            <w:sz w:val="16"/>
                            <w:szCs w:val="16"/>
                          </w:rPr>
                          <w:t xml:space="preserve">Change </w:t>
                        </w:r>
                        <w:r>
                          <w:rPr>
                            <w:sz w:val="16"/>
                            <w:szCs w:val="16"/>
                          </w:rPr>
                          <w:t xml:space="preserve">method type </w:t>
                        </w:r>
                        <w:r w:rsidRPr="001B37DD">
                          <w:rPr>
                            <w:sz w:val="16"/>
                            <w:szCs w:val="16"/>
                          </w:rPr>
                          <w:t xml:space="preserve">to </w:t>
                        </w:r>
                        <w:r w:rsidRPr="001B37DD">
                          <w:rPr>
                            <w:sz w:val="16"/>
                            <w:szCs w:val="16"/>
                          </w:rPr>
                          <w:t>post</w:t>
                        </w:r>
                      </w:p>
                    </w:txbxContent>
                  </v:textbox>
                </v:shape>
                <v:shape id="Text Box 4" o:spid="_x0000_s1059" type="#_x0000_t202" style="position:absolute;left:26826;top:605;width:8478;height:3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" fillcolor="white [3201]" strokeweight=".5pt">
                  <v:textbox>
                    <w:txbxContent>
                      <w:p w14:paraId="09445AE5" w14:textId="14367210" w:rsidR="001B37DD" w:rsidRPr="001B37DD" w:rsidRDefault="001B37DD" w:rsidP="001B37DD">
                        <w:pPr>
                          <w:rPr>
                            <w:sz w:val="16"/>
                            <w:szCs w:val="16"/>
                          </w:rPr>
                        </w:pPr>
                        <w:r>
                          <w:rPr>
                            <w:sz w:val="16"/>
                            <w:szCs w:val="16"/>
                          </w:rPr>
                          <w:t>Check the URL</w:t>
                        </w:r>
                      </w:p>
                    </w:txbxContent>
                  </v:textbox>
                </v:shape>
                <v:shape id="Text Box 4" o:spid="_x0000_s1060" type="#_x0000_t202" style="position:absolute;left:22708;top:8296;width:8478;height:3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" fillcolor="white [3201]" strokeweight=".5pt">
                  <v:textbox>
                    <w:txbxContent>
                      <w:p w14:paraId="08127968" w14:textId="6F09C598" w:rsidR="001B37DD" w:rsidRPr="001B37DD" w:rsidRDefault="001B37DD" w:rsidP="001B37DD">
                        <w:pPr>
                          <w:rPr>
                            <w:sz w:val="16"/>
                            <w:szCs w:val="16"/>
                          </w:rPr>
                        </w:pPr>
                        <w:r>
                          <w:rPr>
                            <w:sz w:val="16"/>
                            <w:szCs w:val="16"/>
                          </w:rPr>
                          <w:t xml:space="preserve">Click Body </w:t>
                        </w:r>
                        <w:r>
                          <w:rPr>
                            <w:sz w:val="16"/>
                            <w:szCs w:val="16"/>
                          </w:rPr>
                          <w:t>tab</w:t>
                        </w:r>
                      </w:p>
                    </w:txbxContent>
                  </v:textbox>
                </v:shape>
                <v:shape id="Text Box 4" o:spid="_x0000_s1061" type="#_x0000_t202" style="position:absolute;top:11505;width:8477;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" fillcolor="white [3201]" strokeweight=".5pt">
                  <v:textbox>
                    <w:txbxContent>
                      <w:p w14:paraId="7FCD8D73" w14:textId="2BE649F6" w:rsidR="001B37DD" w:rsidRPr="001B37DD" w:rsidRDefault="001B37DD" w:rsidP="001B37DD">
                        <w:pPr>
                          <w:rPr>
                            <w:sz w:val="16"/>
                            <w:szCs w:val="16"/>
                          </w:rPr>
                        </w:pPr>
                        <w:r>
                          <w:rPr>
                            <w:sz w:val="16"/>
                            <w:szCs w:val="16"/>
                          </w:rPr>
                          <w:t>JSON body type</w:t>
                        </w:r>
                      </w:p>
                    </w:txbxContent>
                  </v:textbox>
                </v:shape>
                <v:shape id="Text Box 4" o:spid="_x0000_s1062" type="#_x0000_t202" style="position:absolute;left:23919;top:14594;width:8478;height:3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" fillcolor="white [3201]" strokeweight=".5pt">
                  <v:textbox>
                    <w:txbxContent>
                      <w:p w14:paraId="57B80A9F" w14:textId="0EACA01D" w:rsidR="001B37DD" w:rsidRPr="001B37DD" w:rsidRDefault="001B37DD" w:rsidP="001B37DD">
                        <w:pPr>
                          <w:rPr>
                            <w:sz w:val="16"/>
                            <w:szCs w:val="16"/>
                          </w:rPr>
                        </w:pPr>
                        <w:r>
                          <w:rPr>
                            <w:sz w:val="16"/>
                            <w:szCs w:val="16"/>
                          </w:rPr>
                          <w:t>JSON object</w:t>
                        </w:r>
                      </w:p>
                    </w:txbxContent>
                  </v:textbox>
                </v:shape>
                <w10:anchorlock/>
              </v:group>
            </w:pict>
          </mc:Fallback>
        </mc:AlternateContent>
      </w:r>
    </w:p>
    <w:p w14:paraId="3E7A0D5E" w14:textId="6C3C958D" w:rsidR="0020195C" w:rsidRPr="00E73A1C" w:rsidRDefault="00725509" w:rsidP="00725509">
      <w:pPr>
        <w:pStyle w:val="Caption"/>
        <w:rPr>
          <w:i w:val="0"/>
          <w:iCs w:val="0"/>
        </w:rPr>
      </w:pPr>
      <w:r>
        <w:t xml:space="preserve">Figure </w:t>
      </w:r>
      <w:fldSimple w:instr=" SEQ Figure \* ARABIC ">
        <w:r w:rsidR="00125AD6">
          <w:rPr>
            <w:noProof/>
          </w:rPr>
          <w:t>12</w:t>
        </w:r>
      </w:fldSimple>
      <w:r>
        <w:t xml:space="preserve"> </w:t>
      </w:r>
      <w:r w:rsidRPr="00E73A1C">
        <w:rPr>
          <w:i w:val="0"/>
          <w:iCs w:val="0"/>
        </w:rPr>
        <w:t>Login is successful</w:t>
      </w:r>
      <w:r w:rsidR="001B37DD" w:rsidRPr="00E73A1C">
        <w:rPr>
          <w:i w:val="0"/>
          <w:iCs w:val="0"/>
        </w:rPr>
        <w:t xml:space="preserve"> with 200 OK response and message body showing the user details.</w:t>
      </w:r>
    </w:p>
    <w:p w14:paraId="56FBF29B" w14:textId="431EC9D5" w:rsidR="0020195C" w:rsidRDefault="0020195C" w:rsidP="0020195C"/>
    <w:p w14:paraId="318EDC37" w14:textId="0BD45421" w:rsidR="0020195C" w:rsidRDefault="0020195C" w:rsidP="00DC6D6B">
      <w:pPr>
        <w:pStyle w:val="ListParagraph"/>
        <w:numPr>
          <w:ilvl w:val="0"/>
          <w:numId w:val="13"/>
        </w:numPr>
      </w:pPr>
      <w:r>
        <w:t>View all orders</w:t>
      </w:r>
      <w:r w:rsidR="001B37DD">
        <w:t>. Use a GET request for the orders URL</w:t>
      </w:r>
      <w:r w:rsidR="00E73A1C">
        <w:t>, shown in Figure 12</w:t>
      </w:r>
      <w:r w:rsidR="007F30DE">
        <w:t>.</w:t>
      </w:r>
      <w:r w:rsidR="001B37DD">
        <w:t xml:space="preserve"> No authentication </w:t>
      </w:r>
      <w:r w:rsidR="00CF6384">
        <w:t xml:space="preserve">is required </w:t>
      </w:r>
      <w:r w:rsidR="00AD20B2">
        <w:t xml:space="preserve">yet </w:t>
      </w:r>
      <w:r w:rsidR="00CF6384">
        <w:t>so you should be able to request orders even if you have not performed a login action</w:t>
      </w:r>
      <w:r w:rsidR="001B37DD">
        <w:t>.</w:t>
      </w:r>
    </w:p>
    <w:p w14:paraId="05416409" w14:textId="77777777" w:rsidR="00725509" w:rsidRDefault="0020195C" w:rsidP="00725509">
      <w:pPr>
        <w:keepNext/>
      </w:pPr>
      <w:r w:rsidRPr="0020195C">
        <w:rPr>
          <w:noProof/>
        </w:rPr>
        <w:drawing>
          <wp:inline distT="0" distB="0" distL="0" distR="0" wp14:anchorId="517C85AF" wp14:editId="477880E8">
            <wp:extent cx="3992202" cy="3713259"/>
            <wp:effectExtent l="0" t="0" r="8890" b="1905"/>
            <wp:docPr id="808451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5139" name="Picture 1" descr="A screenshot of a computer&#10;&#10;Description automatically generated"/>
                    <pic:cNvPicPr/>
                  </pic:nvPicPr>
                  <pic:blipFill>
                    <a:blip r:embed="rId29"/>
                    <a:stretch>
                      <a:fillRect/>
                    </a:stretch>
                  </pic:blipFill>
                  <pic:spPr>
                    <a:xfrm>
                      <a:off x="0" y="0"/>
                      <a:ext cx="4001029" cy="3721470"/>
                    </a:xfrm>
                    <a:prstGeom prst="rect">
                      <a:avLst/>
                    </a:prstGeom>
                  </pic:spPr>
                </pic:pic>
              </a:graphicData>
            </a:graphic>
          </wp:inline>
        </w:drawing>
      </w:r>
    </w:p>
    <w:p w14:paraId="5AAE5A81" w14:textId="30295ADD" w:rsidR="0020195C" w:rsidRDefault="00725509" w:rsidP="00211BE3">
      <w:pPr>
        <w:pStyle w:val="Caption"/>
      </w:pPr>
      <w:r>
        <w:t xml:space="preserve">Figure </w:t>
      </w:r>
      <w:fldSimple w:instr=" SEQ Figure \* ARABIC ">
        <w:r w:rsidR="00125AD6">
          <w:rPr>
            <w:noProof/>
          </w:rPr>
          <w:t>13</w:t>
        </w:r>
      </w:fldSimple>
      <w:r>
        <w:t xml:space="preserve"> </w:t>
      </w:r>
      <w:r w:rsidRPr="00E73A1C">
        <w:rPr>
          <w:i w:val="0"/>
          <w:iCs w:val="0"/>
        </w:rPr>
        <w:t>Request to show all orders is successful.</w:t>
      </w:r>
    </w:p>
    <w:p w14:paraId="507B8E9C" w14:textId="2625E9A5" w:rsidR="0020195C" w:rsidRDefault="00AB7EA1" w:rsidP="000D43BD">
      <w:pPr>
        <w:pStyle w:val="Heading1"/>
      </w:pPr>
      <w:bookmarkStart w:id="13" w:name="_Toc178064203"/>
      <w:r>
        <w:lastRenderedPageBreak/>
        <w:t xml:space="preserve">Part 2 - </w:t>
      </w:r>
      <w:r w:rsidR="000D43BD">
        <w:t xml:space="preserve">Review the </w:t>
      </w:r>
      <w:r w:rsidR="00AD20B2">
        <w:t xml:space="preserve">JavaScript </w:t>
      </w:r>
      <w:r w:rsidR="000D43BD">
        <w:t>Client App</w:t>
      </w:r>
      <w:bookmarkEnd w:id="13"/>
    </w:p>
    <w:p w14:paraId="6AEF8FBE" w14:textId="3FB07657" w:rsidR="00211BE3" w:rsidRDefault="00211BE3" w:rsidP="00211BE3">
      <w:pPr>
        <w:pStyle w:val="NormalWeb"/>
      </w:pPr>
      <w:r>
        <w:t xml:space="preserve">Publishing data through a REST API offers the flexibility to serve various types of clients beyond the </w:t>
      </w:r>
      <w:r w:rsidR="006C1DB8">
        <w:t>Thyme leaf</w:t>
      </w:r>
      <w:r>
        <w:t xml:space="preserve"> pages of a Spring Boot application. These clients can include:</w:t>
      </w:r>
    </w:p>
    <w:p w14:paraId="036A62A4" w14:textId="7ABDEEE0" w:rsidR="00211BE3" w:rsidRDefault="00211BE3" w:rsidP="00DC6D6B">
      <w:pPr>
        <w:numPr>
          <w:ilvl w:val="0"/>
          <w:numId w:val="23"/>
        </w:numPr>
        <w:spacing w:before="100" w:beforeAutospacing="1" w:after="100" w:afterAutospacing="1"/>
      </w:pPr>
      <w:r>
        <w:rPr>
          <w:rStyle w:val="Strong"/>
        </w:rPr>
        <w:t>JavaScript Applications</w:t>
      </w:r>
      <w:r w:rsidR="00AD20B2">
        <w:rPr>
          <w:rStyle w:val="Strong"/>
        </w:rPr>
        <w:t xml:space="preserve"> </w:t>
      </w:r>
      <w:r w:rsidR="00AD20B2" w:rsidRPr="00AD20B2">
        <w:rPr>
          <w:rStyle w:val="Strong"/>
          <w:b w:val="0"/>
          <w:bCs w:val="0"/>
        </w:rPr>
        <w:t>s</w:t>
      </w:r>
      <w:r>
        <w:t xml:space="preserve">uch as those built with </w:t>
      </w:r>
      <w:r w:rsidR="00AD20B2">
        <w:t xml:space="preserve">jQuery, </w:t>
      </w:r>
      <w:r>
        <w:t>React, Vue, or Angular.</w:t>
      </w:r>
    </w:p>
    <w:p w14:paraId="2356CF5F" w14:textId="17727216" w:rsidR="00211BE3" w:rsidRDefault="00211BE3" w:rsidP="00DC6D6B">
      <w:pPr>
        <w:numPr>
          <w:ilvl w:val="0"/>
          <w:numId w:val="23"/>
        </w:numPr>
        <w:spacing w:before="100" w:beforeAutospacing="1" w:after="100" w:afterAutospacing="1"/>
      </w:pPr>
      <w:r>
        <w:rPr>
          <w:rStyle w:val="Strong"/>
        </w:rPr>
        <w:t>Microservices:</w:t>
      </w:r>
      <w:r>
        <w:t xml:space="preserve"> Other servers within a collection of microservices</w:t>
      </w:r>
      <w:r w:rsidR="00AD20B2">
        <w:t xml:space="preserve"> can be clients of an API.</w:t>
      </w:r>
    </w:p>
    <w:p w14:paraId="545E4647" w14:textId="10348E3E" w:rsidR="00211BE3" w:rsidRDefault="00211BE3" w:rsidP="00DC6D6B">
      <w:pPr>
        <w:numPr>
          <w:ilvl w:val="0"/>
          <w:numId w:val="23"/>
        </w:numPr>
        <w:spacing w:before="100" w:beforeAutospacing="1" w:after="100" w:afterAutospacing="1"/>
      </w:pPr>
      <w:r>
        <w:rPr>
          <w:rStyle w:val="Strong"/>
        </w:rPr>
        <w:t>Mobile Applications:</w:t>
      </w:r>
      <w:r>
        <w:t xml:space="preserve"> Apps running on mobile devices</w:t>
      </w:r>
      <w:r w:rsidR="00AD20B2">
        <w:t xml:space="preserve"> </w:t>
      </w:r>
      <w:r w:rsidR="00DE5C83">
        <w:t>typically make API requests.</w:t>
      </w:r>
    </w:p>
    <w:p w14:paraId="2B816E30" w14:textId="0B5A1A7B" w:rsidR="00725509" w:rsidRPr="00725509" w:rsidRDefault="00725509" w:rsidP="00725509">
      <w:r>
        <w:t>In this example, the client will be a very simple JavaScript application written with jQuery.</w:t>
      </w:r>
      <w:r w:rsidR="00CF6384">
        <w:t xml:space="preserve">  Think of this application as a representative for all types of clients</w:t>
      </w:r>
      <w:r w:rsidR="00DE5C83">
        <w:t xml:space="preserve"> mentioned above</w:t>
      </w:r>
      <w:r w:rsidR="00CF6384">
        <w:t>.</w:t>
      </w:r>
    </w:p>
    <w:p w14:paraId="5E453466" w14:textId="77777777" w:rsidR="000D43BD" w:rsidRDefault="000D43BD" w:rsidP="000D43BD"/>
    <w:p w14:paraId="24CCF4E9" w14:textId="25E7E835" w:rsidR="0020195C" w:rsidRPr="00EE5008" w:rsidRDefault="000D43BD" w:rsidP="00EE5008">
      <w:pPr>
        <w:pStyle w:val="ListParagraph"/>
        <w:numPr>
          <w:ilvl w:val="1"/>
          <w:numId w:val="7"/>
        </w:numPr>
        <w:rPr>
          <w:b/>
          <w:bCs/>
          <w:noProof/>
        </w:rPr>
      </w:pPr>
      <w:r>
        <w:rPr>
          <w:noProof/>
        </w:rPr>
        <w:t xml:space="preserve">Download the </w:t>
      </w:r>
      <w:r w:rsidR="00EE5008">
        <w:rPr>
          <w:b/>
          <w:bCs/>
          <w:noProof/>
        </w:rPr>
        <w:t xml:space="preserve"> </w:t>
      </w:r>
      <w:r w:rsidR="00EE5008" w:rsidRPr="00EE5008">
        <w:rPr>
          <w:b/>
          <w:bCs/>
          <w:noProof/>
        </w:rPr>
        <w:t>CST-407-RS-T6.04 jquery api client.zip</w:t>
      </w:r>
      <w:r>
        <w:rPr>
          <w:noProof/>
        </w:rPr>
        <w:t xml:space="preserve"> file</w:t>
      </w:r>
      <w:r w:rsidR="00EE5008">
        <w:rPr>
          <w:noProof/>
        </w:rPr>
        <w:t xml:space="preserve"> which should be attached to this activity</w:t>
      </w:r>
      <w:r>
        <w:rPr>
          <w:noProof/>
        </w:rPr>
        <w:t>.</w:t>
      </w:r>
      <w:r w:rsidR="00EE5008">
        <w:rPr>
          <w:noProof/>
        </w:rPr>
        <w:t xml:space="preserve"> </w:t>
      </w:r>
    </w:p>
    <w:p w14:paraId="6B9AC0D4" w14:textId="2F717959" w:rsidR="00DE5C83" w:rsidRDefault="00DE5C83" w:rsidP="000D43BD">
      <w:pPr>
        <w:pStyle w:val="ListParagraph"/>
        <w:numPr>
          <w:ilvl w:val="1"/>
          <w:numId w:val="7"/>
        </w:numPr>
        <w:rPr>
          <w:noProof/>
        </w:rPr>
      </w:pPr>
      <w:r>
        <w:rPr>
          <w:noProof/>
        </w:rPr>
        <w:t>Unzip the file.</w:t>
      </w:r>
    </w:p>
    <w:p w14:paraId="1C5C5FA6" w14:textId="129C26A5" w:rsidR="000D43BD" w:rsidRDefault="000D43BD" w:rsidP="000D43BD">
      <w:pPr>
        <w:pStyle w:val="ListParagraph"/>
        <w:numPr>
          <w:ilvl w:val="1"/>
          <w:numId w:val="7"/>
        </w:numPr>
      </w:pPr>
      <w:r>
        <w:t>Open the folder in an IDE</w:t>
      </w:r>
      <w:r w:rsidR="00D54B0F">
        <w:t>, seen in Figure 13</w:t>
      </w:r>
      <w:r>
        <w:t xml:space="preserve">. VS Code </w:t>
      </w:r>
      <w:r w:rsidR="00DE5C83">
        <w:t xml:space="preserve">is </w:t>
      </w:r>
      <w:r>
        <w:t>shown in the examples.</w:t>
      </w:r>
    </w:p>
    <w:p w14:paraId="210947CC" w14:textId="77777777" w:rsidR="00725509" w:rsidRDefault="00CF5BAE" w:rsidP="00725509">
      <w:pPr>
        <w:keepNext/>
      </w:pPr>
      <w:r w:rsidRPr="000D43BD">
        <w:rPr>
          <w:noProof/>
        </w:rPr>
        <w:drawing>
          <wp:inline distT="0" distB="0" distL="0" distR="0" wp14:anchorId="76B3DAB0" wp14:editId="0AD392AE">
            <wp:extent cx="4844585" cy="4317167"/>
            <wp:effectExtent l="0" t="0" r="0" b="1270"/>
            <wp:docPr id="199233278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79190" name="Picture 1" descr="A screenshot of a computer screen&#10;&#10;Description automatically generated"/>
                    <pic:cNvPicPr/>
                  </pic:nvPicPr>
                  <pic:blipFill>
                    <a:blip r:embed="rId30"/>
                    <a:stretch>
                      <a:fillRect/>
                    </a:stretch>
                  </pic:blipFill>
                  <pic:spPr>
                    <a:xfrm>
                      <a:off x="0" y="0"/>
                      <a:ext cx="4849823" cy="4321834"/>
                    </a:xfrm>
                    <a:prstGeom prst="rect">
                      <a:avLst/>
                    </a:prstGeom>
                  </pic:spPr>
                </pic:pic>
              </a:graphicData>
            </a:graphic>
          </wp:inline>
        </w:drawing>
      </w:r>
    </w:p>
    <w:p w14:paraId="1C21F2B3" w14:textId="27038953" w:rsidR="00CF5BAE" w:rsidRDefault="00725509" w:rsidP="00725509">
      <w:pPr>
        <w:pStyle w:val="Caption"/>
      </w:pPr>
      <w:r>
        <w:t xml:space="preserve">Figure </w:t>
      </w:r>
      <w:fldSimple w:instr=" SEQ Figure \* ARABIC ">
        <w:r w:rsidR="00125AD6">
          <w:rPr>
            <w:noProof/>
          </w:rPr>
          <w:t>14</w:t>
        </w:r>
      </w:fldSimple>
      <w:r>
        <w:t xml:space="preserve"> </w:t>
      </w:r>
      <w:r w:rsidRPr="00D54B0F">
        <w:rPr>
          <w:i w:val="0"/>
          <w:iCs w:val="0"/>
        </w:rPr>
        <w:t>The client application has two files: app.js and index.html</w:t>
      </w:r>
      <w:r w:rsidR="00D54B0F" w:rsidRPr="00D54B0F">
        <w:rPr>
          <w:i w:val="0"/>
          <w:iCs w:val="0"/>
        </w:rPr>
        <w:t>.</w:t>
      </w:r>
    </w:p>
    <w:p w14:paraId="2D3EB44C" w14:textId="77777777" w:rsidR="00725509" w:rsidRDefault="00725509" w:rsidP="00CF5BAE"/>
    <w:p w14:paraId="4637BBD9" w14:textId="00100016" w:rsidR="000D43BD" w:rsidRDefault="000D43BD" w:rsidP="000D43BD">
      <w:pPr>
        <w:pStyle w:val="ListParagraph"/>
        <w:numPr>
          <w:ilvl w:val="1"/>
          <w:numId w:val="7"/>
        </w:numPr>
      </w:pPr>
      <w:r>
        <w:t xml:space="preserve">VS Code is </w:t>
      </w:r>
      <w:r w:rsidR="00DE5C83">
        <w:t xml:space="preserve">shown </w:t>
      </w:r>
      <w:r>
        <w:t>using Live</w:t>
      </w:r>
      <w:r w:rsidR="006C1DB8">
        <w:t xml:space="preserve"> </w:t>
      </w:r>
      <w:r>
        <w:t>Server</w:t>
      </w:r>
      <w:r w:rsidR="00DE5C83">
        <w:t xml:space="preserve"> to run JavaScript applications</w:t>
      </w:r>
      <w:r w:rsidR="00D54B0F">
        <w:t>, shown in Figure 14</w:t>
      </w:r>
      <w:r w:rsidR="00DE5C83">
        <w:t>. You can install Live Server from the Extensions section of VS Code.</w:t>
      </w:r>
    </w:p>
    <w:p w14:paraId="34066512" w14:textId="77777777" w:rsidR="00725509" w:rsidRDefault="000D43BD" w:rsidP="00725509">
      <w:pPr>
        <w:keepNext/>
        <w:ind w:left="360"/>
      </w:pPr>
      <w:r w:rsidRPr="000D43BD">
        <w:rPr>
          <w:noProof/>
        </w:rPr>
        <w:lastRenderedPageBreak/>
        <w:drawing>
          <wp:inline distT="0" distB="0" distL="0" distR="0" wp14:anchorId="720AECCE" wp14:editId="0337D215">
            <wp:extent cx="4497049" cy="1743087"/>
            <wp:effectExtent l="0" t="0" r="0" b="0"/>
            <wp:docPr id="20205771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77137" name="Picture 1" descr="A screenshot of a computer&#10;&#10;Description automatically generated"/>
                    <pic:cNvPicPr/>
                  </pic:nvPicPr>
                  <pic:blipFill>
                    <a:blip r:embed="rId31"/>
                    <a:stretch>
                      <a:fillRect/>
                    </a:stretch>
                  </pic:blipFill>
                  <pic:spPr>
                    <a:xfrm>
                      <a:off x="0" y="0"/>
                      <a:ext cx="4511552" cy="1748708"/>
                    </a:xfrm>
                    <a:prstGeom prst="rect">
                      <a:avLst/>
                    </a:prstGeom>
                  </pic:spPr>
                </pic:pic>
              </a:graphicData>
            </a:graphic>
          </wp:inline>
        </w:drawing>
      </w:r>
    </w:p>
    <w:p w14:paraId="1D5A7EA2" w14:textId="0F141208" w:rsidR="000D43BD" w:rsidRDefault="00725509" w:rsidP="00211BE3">
      <w:pPr>
        <w:pStyle w:val="Caption"/>
      </w:pPr>
      <w:r>
        <w:t xml:space="preserve">Figure </w:t>
      </w:r>
      <w:fldSimple w:instr=" SEQ Figure \* ARABIC ">
        <w:r w:rsidR="00125AD6">
          <w:rPr>
            <w:noProof/>
          </w:rPr>
          <w:t>15</w:t>
        </w:r>
      </w:fldSimple>
      <w:r>
        <w:t xml:space="preserve"> </w:t>
      </w:r>
      <w:r w:rsidRPr="00D54B0F">
        <w:rPr>
          <w:i w:val="0"/>
          <w:iCs w:val="0"/>
        </w:rPr>
        <w:t xml:space="preserve">The </w:t>
      </w:r>
      <w:proofErr w:type="spellStart"/>
      <w:r w:rsidRPr="00D54B0F">
        <w:rPr>
          <w:i w:val="0"/>
          <w:iCs w:val="0"/>
        </w:rPr>
        <w:t>LiveServer</w:t>
      </w:r>
      <w:proofErr w:type="spellEnd"/>
      <w:r w:rsidRPr="00D54B0F">
        <w:rPr>
          <w:i w:val="0"/>
          <w:iCs w:val="0"/>
        </w:rPr>
        <w:t xml:space="preserve"> extension is installed and running</w:t>
      </w:r>
      <w:r w:rsidR="00CF6384" w:rsidRPr="00D54B0F">
        <w:rPr>
          <w:i w:val="0"/>
          <w:iCs w:val="0"/>
        </w:rPr>
        <w:t xml:space="preserve"> on VS Code.</w:t>
      </w:r>
    </w:p>
    <w:p w14:paraId="3CE4A5CA" w14:textId="77777777" w:rsidR="007F30DE" w:rsidRDefault="007F30DE" w:rsidP="007F30DE">
      <w:pPr>
        <w:pStyle w:val="ListParagraph"/>
      </w:pPr>
    </w:p>
    <w:p w14:paraId="19BE603A" w14:textId="77777777" w:rsidR="007F30DE" w:rsidRDefault="007F30DE" w:rsidP="007F30DE">
      <w:pPr>
        <w:pStyle w:val="ListParagraph"/>
      </w:pPr>
    </w:p>
    <w:p w14:paraId="041026E8" w14:textId="4ADC2665" w:rsidR="000D43BD" w:rsidRDefault="000D43BD" w:rsidP="000D43BD">
      <w:pPr>
        <w:pStyle w:val="ListParagraph"/>
        <w:numPr>
          <w:ilvl w:val="0"/>
          <w:numId w:val="2"/>
        </w:numPr>
      </w:pPr>
      <w:r>
        <w:t>Choose “</w:t>
      </w:r>
      <w:proofErr w:type="spellStart"/>
      <w:r>
        <w:t>GoLive</w:t>
      </w:r>
      <w:proofErr w:type="spellEnd"/>
      <w:r>
        <w:t>” to launch live server</w:t>
      </w:r>
      <w:r w:rsidR="00D54B0F">
        <w:t>, seen in Figure 15</w:t>
      </w:r>
      <w:r>
        <w:t>.</w:t>
      </w:r>
    </w:p>
    <w:p w14:paraId="7B5CFA4E" w14:textId="77777777" w:rsidR="00725509" w:rsidRDefault="00725509" w:rsidP="00211BE3">
      <w:pPr>
        <w:keepNext/>
      </w:pPr>
      <w:r>
        <w:rPr>
          <w:noProof/>
        </w:rPr>
        <mc:AlternateContent>
          <mc:Choice Requires="wpg">
            <w:drawing>
              <wp:inline distT="0" distB="0" distL="0" distR="0" wp14:anchorId="6E8B1094" wp14:editId="0ABC56EC">
                <wp:extent cx="4610095" cy="4377128"/>
                <wp:effectExtent l="0" t="0" r="635" b="17145"/>
                <wp:docPr id="1334900161" name="Group 18"/>
                <wp:cNvGraphicFramePr/>
                <a:graphic xmlns:a="http://schemas.openxmlformats.org/drawingml/2006/main">
                  <a:graphicData uri="http://schemas.microsoft.com/office/word/2010/wordprocessingGroup">
                    <wpg:wgp>
                      <wpg:cNvGrpSpPr/>
                      <wpg:grpSpPr>
                        <a:xfrm>
                          <a:off x="0" y="0"/>
                          <a:ext cx="4610095" cy="4377128"/>
                          <a:chOff x="0" y="0"/>
                          <a:chExt cx="5943600" cy="5643797"/>
                        </a:xfrm>
                      </wpg:grpSpPr>
                      <pic:pic xmlns:pic="http://schemas.openxmlformats.org/drawingml/2006/picture">
                        <pic:nvPicPr>
                          <pic:cNvPr id="1384179190" name="Picture 1" descr="A screenshot of a computer screen&#10;&#10;Description automatically generated"/>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wps:wsp>
                        <wps:cNvPr id="2039026644" name="Oval 17"/>
                        <wps:cNvSpPr/>
                        <wps:spPr>
                          <a:xfrm>
                            <a:off x="4691921" y="4841823"/>
                            <a:ext cx="974361" cy="801974"/>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B96F04F" id="Group 18" o:spid="_x0000_s1026" style="width:363pt;height:344.65pt;mso-position-horizontal-relative:char;mso-position-vertical-relative:line" coordsize="59436,564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10;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">
                <v:shape id="Picture 1" o:spid="_x0000_s1027" type="#_x0000_t75" alt="A screenshot of a computer screen&#10;&#10;Description automatically generated" style="position:absolute;width:59436;height:52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">
                  <v:imagedata r:id="rId32" o:title="A screenshot of a computer screen&#10;&#10;Description automatically generated"/>
                </v:shape>
                <v:oval id="Oval 17" o:spid="_x0000_s1028" style="position:absolute;left:46919;top:48418;width:9743;height:8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" filled="f" strokecolor="red" strokeweight="1pt">
                  <v:stroke joinstyle="miter"/>
                </v:oval>
                <w10:anchorlock/>
              </v:group>
            </w:pict>
          </mc:Fallback>
        </mc:AlternateContent>
      </w:r>
    </w:p>
    <w:p w14:paraId="517ACAE7" w14:textId="18F77A3C" w:rsidR="000D43BD" w:rsidRDefault="00725509" w:rsidP="00725509">
      <w:pPr>
        <w:pStyle w:val="Caption"/>
      </w:pPr>
      <w:r>
        <w:t xml:space="preserve">Figure </w:t>
      </w:r>
      <w:fldSimple w:instr=" SEQ Figure \* ARABIC ">
        <w:r w:rsidR="00125AD6">
          <w:rPr>
            <w:noProof/>
          </w:rPr>
          <w:t>16</w:t>
        </w:r>
      </w:fldSimple>
      <w:r>
        <w:t xml:space="preserve"> </w:t>
      </w:r>
      <w:r w:rsidRPr="00D54B0F">
        <w:rPr>
          <w:i w:val="0"/>
          <w:iCs w:val="0"/>
        </w:rPr>
        <w:t>VS Code has live server available in the bottom right corner of the window.</w:t>
      </w:r>
    </w:p>
    <w:p w14:paraId="7DD3C0BD" w14:textId="0ABCE7AA" w:rsidR="005E05E8" w:rsidRDefault="005E05E8" w:rsidP="005E05E8">
      <w:pPr>
        <w:pStyle w:val="ListParagraph"/>
        <w:numPr>
          <w:ilvl w:val="0"/>
          <w:numId w:val="2"/>
        </w:numPr>
      </w:pPr>
      <w:r>
        <w:t xml:space="preserve">You should be able to see the client app running </w:t>
      </w:r>
      <w:r w:rsidR="00DE5C83">
        <w:t xml:space="preserve">on a web browser </w:t>
      </w:r>
      <w:r>
        <w:t>at 127.0.0.1:5500</w:t>
      </w:r>
      <w:r w:rsidR="00D54B0F">
        <w:t>, seen in Figure 16</w:t>
      </w:r>
      <w:r w:rsidR="001A0888">
        <w:t>. If your port number is different, you should make the adjustment in the Users</w:t>
      </w:r>
      <w:r w:rsidR="006C1DB8">
        <w:t xml:space="preserve"> </w:t>
      </w:r>
      <w:r w:rsidR="001A0888">
        <w:t>Controller and the Orders</w:t>
      </w:r>
      <w:r w:rsidR="006C1DB8">
        <w:t xml:space="preserve"> </w:t>
      </w:r>
      <w:r w:rsidR="001A0888">
        <w:t xml:space="preserve">Controller. </w:t>
      </w:r>
    </w:p>
    <w:p w14:paraId="0347ABDC" w14:textId="77777777" w:rsidR="00725509" w:rsidRDefault="005E05E8" w:rsidP="00725509">
      <w:pPr>
        <w:keepNext/>
      </w:pPr>
      <w:r w:rsidRPr="005E05E8">
        <w:rPr>
          <w:noProof/>
        </w:rPr>
        <w:lastRenderedPageBreak/>
        <w:drawing>
          <wp:inline distT="0" distB="0" distL="0" distR="0" wp14:anchorId="65248507" wp14:editId="01689361">
            <wp:extent cx="3560164" cy="3369984"/>
            <wp:effectExtent l="0" t="0" r="0" b="0"/>
            <wp:docPr id="1901824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24179" name="Picture 1" descr="A screenshot of a computer&#10;&#10;Description automatically generated"/>
                    <pic:cNvPicPr/>
                  </pic:nvPicPr>
                  <pic:blipFill>
                    <a:blip r:embed="rId33"/>
                    <a:stretch>
                      <a:fillRect/>
                    </a:stretch>
                  </pic:blipFill>
                  <pic:spPr>
                    <a:xfrm>
                      <a:off x="0" y="0"/>
                      <a:ext cx="3571809" cy="3381007"/>
                    </a:xfrm>
                    <a:prstGeom prst="rect">
                      <a:avLst/>
                    </a:prstGeom>
                  </pic:spPr>
                </pic:pic>
              </a:graphicData>
            </a:graphic>
          </wp:inline>
        </w:drawing>
      </w:r>
    </w:p>
    <w:p w14:paraId="7C473154" w14:textId="6DECBB3B" w:rsidR="005E05E8" w:rsidRDefault="00725509" w:rsidP="00725509">
      <w:pPr>
        <w:pStyle w:val="Caption"/>
      </w:pPr>
      <w:r>
        <w:t xml:space="preserve">Figure </w:t>
      </w:r>
      <w:fldSimple w:instr=" SEQ Figure \* ARABIC ">
        <w:r w:rsidR="00125AD6">
          <w:rPr>
            <w:noProof/>
          </w:rPr>
          <w:t>17</w:t>
        </w:r>
      </w:fldSimple>
      <w:r>
        <w:t xml:space="preserve"> </w:t>
      </w:r>
      <w:r w:rsidRPr="00D54B0F">
        <w:rPr>
          <w:i w:val="0"/>
          <w:iCs w:val="0"/>
        </w:rPr>
        <w:t>Running the client application in a browser.</w:t>
      </w:r>
    </w:p>
    <w:p w14:paraId="0FD73FD5" w14:textId="5DF38DDA" w:rsidR="001A0888" w:rsidRDefault="001A0888" w:rsidP="001A0888">
      <w:r>
        <w:t xml:space="preserve">There </w:t>
      </w:r>
      <w:r w:rsidR="00DE5C83">
        <w:t>are</w:t>
      </w:r>
      <w:r>
        <w:t xml:space="preserve"> no security settings on the app yet, so you should have full access to perform all operations using </w:t>
      </w:r>
      <w:r w:rsidR="00CF6384">
        <w:t xml:space="preserve">either </w:t>
      </w:r>
      <w:r w:rsidR="00DE5C83">
        <w:t>Postman</w:t>
      </w:r>
      <w:r>
        <w:t xml:space="preserve"> </w:t>
      </w:r>
      <w:r w:rsidR="00CF6384">
        <w:t>or</w:t>
      </w:r>
      <w:r>
        <w:t xml:space="preserve"> </w:t>
      </w:r>
      <w:r w:rsidR="00DE5C83">
        <w:t>this</w:t>
      </w:r>
      <w:r>
        <w:t xml:space="preserve"> JavaScript application</w:t>
      </w:r>
      <w:r w:rsidR="00D54B0F">
        <w:t>, seen in Figure 17</w:t>
      </w:r>
      <w:r>
        <w:t>.</w:t>
      </w:r>
    </w:p>
    <w:p w14:paraId="73ED4524" w14:textId="77777777" w:rsidR="001A0888" w:rsidRDefault="001A0888" w:rsidP="001A0888"/>
    <w:p w14:paraId="61E7DD4A" w14:textId="77777777" w:rsidR="00DE5C83" w:rsidRDefault="00DE5C83" w:rsidP="00DE5C83">
      <w:pPr>
        <w:keepNext/>
      </w:pPr>
      <w:r w:rsidRPr="00DE5C83">
        <w:rPr>
          <w:noProof/>
        </w:rPr>
        <w:lastRenderedPageBreak/>
        <w:drawing>
          <wp:inline distT="0" distB="0" distL="0" distR="0" wp14:anchorId="2845B3FF" wp14:editId="61399921">
            <wp:extent cx="3532261" cy="4420609"/>
            <wp:effectExtent l="0" t="0" r="0" b="0"/>
            <wp:docPr id="199040605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06051" name="Picture 1" descr="A screenshot of a computer screen&#10;&#10;Description automatically generated"/>
                    <pic:cNvPicPr/>
                  </pic:nvPicPr>
                  <pic:blipFill>
                    <a:blip r:embed="rId34"/>
                    <a:stretch>
                      <a:fillRect/>
                    </a:stretch>
                  </pic:blipFill>
                  <pic:spPr>
                    <a:xfrm>
                      <a:off x="0" y="0"/>
                      <a:ext cx="3543063" cy="4434128"/>
                    </a:xfrm>
                    <a:prstGeom prst="rect">
                      <a:avLst/>
                    </a:prstGeom>
                  </pic:spPr>
                </pic:pic>
              </a:graphicData>
            </a:graphic>
          </wp:inline>
        </w:drawing>
      </w:r>
    </w:p>
    <w:p w14:paraId="033D71D1" w14:textId="5C67DC73" w:rsidR="00DE5C83" w:rsidRDefault="00DE5C83" w:rsidP="00DE5C83">
      <w:pPr>
        <w:pStyle w:val="Caption"/>
      </w:pPr>
      <w:r>
        <w:t xml:space="preserve">Figure </w:t>
      </w:r>
      <w:fldSimple w:instr=" SEQ Figure \* ARABIC ">
        <w:r w:rsidR="00125AD6">
          <w:rPr>
            <w:noProof/>
          </w:rPr>
          <w:t>18</w:t>
        </w:r>
      </w:fldSimple>
      <w:r>
        <w:t xml:space="preserve"> </w:t>
      </w:r>
      <w:r w:rsidRPr="00D54B0F">
        <w:rPr>
          <w:i w:val="0"/>
          <w:iCs w:val="0"/>
        </w:rPr>
        <w:t>All orders fetched and displayed on the JavaScript client.</w:t>
      </w:r>
    </w:p>
    <w:p w14:paraId="18D68C79" w14:textId="77777777" w:rsidR="00DE5C83" w:rsidRPr="001A0888" w:rsidRDefault="00DE5C83" w:rsidP="001A0888"/>
    <w:p w14:paraId="55AE3001" w14:textId="3EFA796E" w:rsidR="00CF5BAE" w:rsidRDefault="00CF5BAE" w:rsidP="00D27269">
      <w:pPr>
        <w:pStyle w:val="Heading1"/>
      </w:pPr>
      <w:bookmarkStart w:id="14" w:name="_Toc178064204"/>
      <w:r>
        <w:t xml:space="preserve">Part </w:t>
      </w:r>
      <w:r w:rsidR="00AB7EA1">
        <w:t>3</w:t>
      </w:r>
      <w:r>
        <w:t xml:space="preserve"> – </w:t>
      </w:r>
      <w:r w:rsidR="00D41636">
        <w:t>Use</w:t>
      </w:r>
      <w:r>
        <w:t xml:space="preserve"> JWT</w:t>
      </w:r>
      <w:r w:rsidR="00D41636">
        <w:t xml:space="preserve"> to secure the </w:t>
      </w:r>
      <w:proofErr w:type="gramStart"/>
      <w:r w:rsidR="00D41636">
        <w:t>API</w:t>
      </w:r>
      <w:bookmarkEnd w:id="14"/>
      <w:proofErr w:type="gramEnd"/>
    </w:p>
    <w:p w14:paraId="4BA5F8CA" w14:textId="5B59432E" w:rsidR="00D27269" w:rsidRDefault="00624F75" w:rsidP="00AB7EA1">
      <w:pPr>
        <w:spacing w:before="100" w:beforeAutospacing="1" w:after="100" w:afterAutospacing="1"/>
      </w:pPr>
      <w:r w:rsidRPr="00624F75">
        <w:t xml:space="preserve">This </w:t>
      </w:r>
      <w:r w:rsidR="00DE5C83">
        <w:t>section</w:t>
      </w:r>
      <w:r w:rsidRPr="00624F75">
        <w:t xml:space="preserve"> will walk you through the steps to update the Orders</w:t>
      </w:r>
      <w:r w:rsidR="00DE5C83">
        <w:t xml:space="preserve"> </w:t>
      </w:r>
      <w:r w:rsidRPr="00624F75">
        <w:t xml:space="preserve">App to use JWT (JSON Web Token) authentication. </w:t>
      </w:r>
      <w:r w:rsidR="00512C62">
        <w:t xml:space="preserve"> </w:t>
      </w:r>
    </w:p>
    <w:p w14:paraId="7EEEF0FF" w14:textId="5B276A72" w:rsidR="00D27269" w:rsidRPr="00D27269" w:rsidRDefault="00D27269" w:rsidP="00AB7EA1">
      <w:pPr>
        <w:pStyle w:val="Heading2"/>
        <w:rPr>
          <w:rFonts w:eastAsia="Times New Roman"/>
        </w:rPr>
      </w:pPr>
      <w:bookmarkStart w:id="15" w:name="_Toc178064205"/>
      <w:r w:rsidRPr="00D27269">
        <w:rPr>
          <w:rFonts w:eastAsia="Times New Roman"/>
        </w:rPr>
        <w:t>Add Dependencies</w:t>
      </w:r>
      <w:bookmarkEnd w:id="15"/>
    </w:p>
    <w:p w14:paraId="32A4F1E0" w14:textId="608BB47B" w:rsidR="00D40E53" w:rsidRDefault="00CF6384" w:rsidP="00CF6384">
      <w:pPr>
        <w:pStyle w:val="ListParagraph"/>
        <w:numPr>
          <w:ilvl w:val="1"/>
          <w:numId w:val="5"/>
        </w:numPr>
        <w:spacing w:before="100" w:beforeAutospacing="1" w:after="100" w:afterAutospacing="1"/>
        <w:rPr>
          <w:noProof/>
        </w:rPr>
      </w:pPr>
      <w:r>
        <w:rPr>
          <w:noProof/>
        </w:rPr>
        <w:t>Let’s review the required</w:t>
      </w:r>
      <w:r w:rsidR="00D27269" w:rsidRPr="00D27269">
        <w:rPr>
          <w:noProof/>
        </w:rPr>
        <w:t xml:space="preserve"> dependencies for Spring Security and JWT </w:t>
      </w:r>
      <w:r w:rsidR="00A26B52">
        <w:rPr>
          <w:noProof/>
        </w:rPr>
        <w:t xml:space="preserve">are in the </w:t>
      </w:r>
      <w:r w:rsidR="00D27269" w:rsidRPr="00CF6384">
        <w:rPr>
          <w:rFonts w:ascii="Courier New" w:hAnsi="Courier New" w:cs="Courier New"/>
          <w:noProof/>
          <w:sz w:val="20"/>
          <w:szCs w:val="20"/>
        </w:rPr>
        <w:t>pom.xml</w:t>
      </w:r>
      <w:r w:rsidR="00D27269" w:rsidRPr="00D27269">
        <w:rPr>
          <w:noProof/>
        </w:rPr>
        <w:t xml:space="preserve"> file. </w:t>
      </w:r>
      <w:r w:rsidR="00F67DFF" w:rsidRPr="00F67DFF">
        <w:rPr>
          <w:noProof/>
        </w:rPr>
        <w:t xml:space="preserve">These dependencies are for the </w:t>
      </w:r>
      <w:r>
        <w:rPr>
          <w:noProof/>
        </w:rPr>
        <w:t xml:space="preserve">popular </w:t>
      </w:r>
      <w:r w:rsidR="00F67DFF" w:rsidRPr="00F67DFF">
        <w:rPr>
          <w:noProof/>
        </w:rPr>
        <w:t>Java JSON Web Token (JJWT) library, which is used to create, parse, and validate JWTs in a Spring Boot application.</w:t>
      </w:r>
    </w:p>
    <w:p w14:paraId="1F8065D0" w14:textId="4A51793D" w:rsidR="00F67DFF" w:rsidRPr="00F67DFF" w:rsidRDefault="00F67DFF" w:rsidP="00DC6D6B">
      <w:pPr>
        <w:pStyle w:val="ListParagraph"/>
        <w:numPr>
          <w:ilvl w:val="0"/>
          <w:numId w:val="27"/>
        </w:numPr>
        <w:spacing w:before="100" w:beforeAutospacing="1" w:after="100" w:afterAutospacing="1"/>
        <w:rPr>
          <w:noProof/>
        </w:rPr>
      </w:pPr>
      <w:r w:rsidRPr="00D40E53">
        <w:rPr>
          <w:rFonts w:ascii="Courier New" w:hAnsi="Courier New" w:cs="Courier New"/>
          <w:b/>
          <w:bCs/>
          <w:noProof/>
          <w:sz w:val="20"/>
          <w:szCs w:val="20"/>
        </w:rPr>
        <w:t>jjwt-api</w:t>
      </w:r>
      <w:r w:rsidRPr="00F67DFF">
        <w:rPr>
          <w:noProof/>
        </w:rPr>
        <w:t xml:space="preserve"> provides the core functionality and interfaces for working with JWTs.</w:t>
      </w:r>
    </w:p>
    <w:p w14:paraId="1BCEA685" w14:textId="77777777" w:rsidR="00F67DFF" w:rsidRPr="00F67DFF" w:rsidRDefault="00F67DFF" w:rsidP="00DC6D6B">
      <w:pPr>
        <w:numPr>
          <w:ilvl w:val="0"/>
          <w:numId w:val="27"/>
        </w:numPr>
        <w:spacing w:before="100" w:beforeAutospacing="1" w:after="100" w:afterAutospacing="1"/>
        <w:rPr>
          <w:noProof/>
        </w:rPr>
      </w:pPr>
      <w:r w:rsidRPr="00F67DFF">
        <w:rPr>
          <w:rFonts w:ascii="Courier New" w:hAnsi="Courier New" w:cs="Courier New"/>
          <w:b/>
          <w:bCs/>
          <w:noProof/>
          <w:sz w:val="20"/>
          <w:szCs w:val="20"/>
        </w:rPr>
        <w:t>jjwt-impl</w:t>
      </w:r>
      <w:r w:rsidRPr="00F67DFF">
        <w:rPr>
          <w:noProof/>
        </w:rPr>
        <w:t xml:space="preserve"> contains the concrete implementations of the JWT functionality.</w:t>
      </w:r>
    </w:p>
    <w:p w14:paraId="686C4A1C" w14:textId="5F023841" w:rsidR="00F67DFF" w:rsidRPr="00F67DFF" w:rsidRDefault="00F67DFF" w:rsidP="00DC6D6B">
      <w:pPr>
        <w:numPr>
          <w:ilvl w:val="0"/>
          <w:numId w:val="27"/>
        </w:numPr>
        <w:spacing w:before="100" w:beforeAutospacing="1" w:after="100" w:afterAutospacing="1"/>
        <w:rPr>
          <w:noProof/>
        </w:rPr>
      </w:pPr>
      <w:r w:rsidRPr="00F67DFF">
        <w:rPr>
          <w:rFonts w:ascii="Courier New" w:hAnsi="Courier New" w:cs="Courier New"/>
          <w:b/>
          <w:bCs/>
          <w:noProof/>
          <w:sz w:val="20"/>
          <w:szCs w:val="20"/>
        </w:rPr>
        <w:t>jjwt-jackson</w:t>
      </w:r>
      <w:r w:rsidRPr="00F67DFF">
        <w:rPr>
          <w:noProof/>
        </w:rPr>
        <w:t xml:space="preserve"> allows the JWT library to handle JSON processing using Jackson.</w:t>
      </w:r>
    </w:p>
    <w:p w14:paraId="7FA712B6" w14:textId="77777777" w:rsidR="0008070B" w:rsidRDefault="0008070B" w:rsidP="0008070B">
      <w:pPr>
        <w:shd w:val="clear" w:color="auto" w:fill="FFFFFF"/>
        <w:spacing w:line="225" w:lineRule="atLeast"/>
        <w:rPr>
          <w:rFonts w:ascii="Menlo" w:hAnsi="Menlo" w:cs="Menlo"/>
          <w:noProof/>
          <w:color w:val="000000"/>
          <w:sz w:val="15"/>
          <w:szCs w:val="15"/>
        </w:rPr>
      </w:pPr>
      <w:r>
        <w:rPr>
          <w:rFonts w:ascii="Menlo" w:hAnsi="Menlo" w:cs="Menlo"/>
          <w:noProof/>
          <w:color w:val="008000"/>
          <w:sz w:val="15"/>
          <w:szCs w:val="15"/>
        </w:rPr>
        <w:t>&lt;!-- https://mvnrepository.com/artifact/io.jsonwebtoken/jjwt-api --&gt;</w:t>
      </w:r>
    </w:p>
    <w:p w14:paraId="4785D5A4" w14:textId="77777777" w:rsidR="0008070B" w:rsidRDefault="0008070B" w:rsidP="0008070B">
      <w:pPr>
        <w:shd w:val="clear" w:color="auto" w:fill="FFFFFF"/>
        <w:spacing w:line="225" w:lineRule="atLeast"/>
        <w:rPr>
          <w:rFonts w:ascii="Menlo" w:hAnsi="Menlo" w:cs="Menlo"/>
          <w:noProof/>
          <w:color w:val="000000"/>
          <w:sz w:val="15"/>
          <w:szCs w:val="15"/>
        </w:rPr>
      </w:pPr>
      <w:r>
        <w:rPr>
          <w:rFonts w:ascii="Menlo" w:hAnsi="Menlo" w:cs="Menlo"/>
          <w:noProof/>
          <w:color w:val="800000"/>
          <w:sz w:val="15"/>
          <w:szCs w:val="15"/>
        </w:rPr>
        <w:t>&lt;dependency&gt;</w:t>
      </w:r>
    </w:p>
    <w:p w14:paraId="7461C26D" w14:textId="77777777" w:rsidR="0008070B" w:rsidRDefault="0008070B" w:rsidP="0008070B">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&lt;groupId&gt;</w:t>
      </w:r>
      <w:r>
        <w:rPr>
          <w:rFonts w:ascii="Menlo" w:hAnsi="Menlo" w:cs="Menlo"/>
          <w:noProof/>
          <w:color w:val="000000"/>
          <w:sz w:val="15"/>
          <w:szCs w:val="15"/>
        </w:rPr>
        <w:t>io.jsonwebtoken</w:t>
      </w:r>
      <w:r>
        <w:rPr>
          <w:rFonts w:ascii="Menlo" w:hAnsi="Menlo" w:cs="Menlo"/>
          <w:noProof/>
          <w:color w:val="800000"/>
          <w:sz w:val="15"/>
          <w:szCs w:val="15"/>
        </w:rPr>
        <w:t>&lt;/groupId&gt;</w:t>
      </w:r>
    </w:p>
    <w:p w14:paraId="656CC53C" w14:textId="77777777" w:rsidR="0008070B" w:rsidRDefault="0008070B" w:rsidP="0008070B">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lastRenderedPageBreak/>
        <w:t xml:space="preserve">    </w:t>
      </w:r>
      <w:r>
        <w:rPr>
          <w:rFonts w:ascii="Menlo" w:hAnsi="Menlo" w:cs="Menlo"/>
          <w:noProof/>
          <w:color w:val="800000"/>
          <w:sz w:val="15"/>
          <w:szCs w:val="15"/>
        </w:rPr>
        <w:t>&lt;artifactId&gt;</w:t>
      </w:r>
      <w:r>
        <w:rPr>
          <w:rFonts w:ascii="Menlo" w:hAnsi="Menlo" w:cs="Menlo"/>
          <w:noProof/>
          <w:color w:val="000000"/>
          <w:sz w:val="15"/>
          <w:szCs w:val="15"/>
        </w:rPr>
        <w:t>jjwt-api</w:t>
      </w:r>
      <w:r>
        <w:rPr>
          <w:rFonts w:ascii="Menlo" w:hAnsi="Menlo" w:cs="Menlo"/>
          <w:noProof/>
          <w:color w:val="800000"/>
          <w:sz w:val="15"/>
          <w:szCs w:val="15"/>
        </w:rPr>
        <w:t>&lt;/artifactId&gt;</w:t>
      </w:r>
    </w:p>
    <w:p w14:paraId="18D76F88" w14:textId="77777777" w:rsidR="0008070B" w:rsidRDefault="0008070B" w:rsidP="0008070B">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&lt;version&gt;</w:t>
      </w:r>
      <w:r>
        <w:rPr>
          <w:rFonts w:ascii="Menlo" w:hAnsi="Menlo" w:cs="Menlo"/>
          <w:noProof/>
          <w:color w:val="000000"/>
          <w:sz w:val="15"/>
          <w:szCs w:val="15"/>
        </w:rPr>
        <w:t>0.12.6</w:t>
      </w:r>
      <w:r>
        <w:rPr>
          <w:rFonts w:ascii="Menlo" w:hAnsi="Menlo" w:cs="Menlo"/>
          <w:noProof/>
          <w:color w:val="800000"/>
          <w:sz w:val="15"/>
          <w:szCs w:val="15"/>
        </w:rPr>
        <w:t>&lt;/version&gt;</w:t>
      </w:r>
    </w:p>
    <w:p w14:paraId="1BDE7AFE" w14:textId="77777777" w:rsidR="0008070B" w:rsidRDefault="0008070B" w:rsidP="0008070B">
      <w:pPr>
        <w:shd w:val="clear" w:color="auto" w:fill="FFFFFF"/>
        <w:spacing w:line="225" w:lineRule="atLeast"/>
        <w:rPr>
          <w:rFonts w:ascii="Menlo" w:hAnsi="Menlo" w:cs="Menlo"/>
          <w:noProof/>
          <w:color w:val="000000"/>
          <w:sz w:val="15"/>
          <w:szCs w:val="15"/>
        </w:rPr>
      </w:pPr>
      <w:r>
        <w:rPr>
          <w:rFonts w:ascii="Menlo" w:hAnsi="Menlo" w:cs="Menlo"/>
          <w:noProof/>
          <w:color w:val="800000"/>
          <w:sz w:val="15"/>
          <w:szCs w:val="15"/>
        </w:rPr>
        <w:t>&lt;/dependency&gt;</w:t>
      </w:r>
    </w:p>
    <w:p w14:paraId="4EECD27B" w14:textId="77777777" w:rsidR="00CF6384" w:rsidRDefault="00CF6384" w:rsidP="008064DF">
      <w:pPr>
        <w:shd w:val="clear" w:color="auto" w:fill="FFFFFF"/>
        <w:spacing w:line="225" w:lineRule="atLeast"/>
        <w:rPr>
          <w:rFonts w:ascii="Menlo" w:hAnsi="Menlo" w:cs="Menlo"/>
          <w:noProof/>
          <w:color w:val="800000"/>
          <w:sz w:val="15"/>
          <w:szCs w:val="15"/>
        </w:rPr>
      </w:pPr>
    </w:p>
    <w:p w14:paraId="736C6F4F" w14:textId="6848E101" w:rsidR="008064DF" w:rsidRDefault="008064DF" w:rsidP="008064DF">
      <w:pPr>
        <w:shd w:val="clear" w:color="auto" w:fill="FFFFFF"/>
        <w:spacing w:line="225" w:lineRule="atLeast"/>
        <w:rPr>
          <w:rFonts w:ascii="Menlo" w:hAnsi="Menlo" w:cs="Menlo"/>
          <w:noProof/>
          <w:color w:val="000000"/>
          <w:sz w:val="15"/>
          <w:szCs w:val="15"/>
        </w:rPr>
      </w:pPr>
      <w:r>
        <w:rPr>
          <w:rFonts w:ascii="Menlo" w:hAnsi="Menlo" w:cs="Menlo"/>
          <w:noProof/>
          <w:color w:val="800000"/>
          <w:sz w:val="15"/>
          <w:szCs w:val="15"/>
        </w:rPr>
        <w:t>&lt;dependency&gt;</w:t>
      </w:r>
    </w:p>
    <w:p w14:paraId="21F71945" w14:textId="77777777" w:rsidR="008064DF" w:rsidRDefault="008064DF" w:rsidP="008064DF">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&lt;groupId&gt;</w:t>
      </w:r>
      <w:r>
        <w:rPr>
          <w:rFonts w:ascii="Menlo" w:hAnsi="Menlo" w:cs="Menlo"/>
          <w:noProof/>
          <w:color w:val="000000"/>
          <w:sz w:val="15"/>
          <w:szCs w:val="15"/>
        </w:rPr>
        <w:t>io.jsonwebtoken</w:t>
      </w:r>
      <w:r>
        <w:rPr>
          <w:rFonts w:ascii="Menlo" w:hAnsi="Menlo" w:cs="Menlo"/>
          <w:noProof/>
          <w:color w:val="800000"/>
          <w:sz w:val="15"/>
          <w:szCs w:val="15"/>
        </w:rPr>
        <w:t>&lt;/groupId&gt;</w:t>
      </w:r>
    </w:p>
    <w:p w14:paraId="1F913161" w14:textId="77777777" w:rsidR="008064DF" w:rsidRDefault="008064DF" w:rsidP="008064DF">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&lt;artifactId&gt;</w:t>
      </w:r>
      <w:r>
        <w:rPr>
          <w:rFonts w:ascii="Menlo" w:hAnsi="Menlo" w:cs="Menlo"/>
          <w:noProof/>
          <w:color w:val="000000"/>
          <w:sz w:val="15"/>
          <w:szCs w:val="15"/>
        </w:rPr>
        <w:t>jjwt-impl</w:t>
      </w:r>
      <w:r>
        <w:rPr>
          <w:rFonts w:ascii="Menlo" w:hAnsi="Menlo" w:cs="Menlo"/>
          <w:noProof/>
          <w:color w:val="800000"/>
          <w:sz w:val="15"/>
          <w:szCs w:val="15"/>
        </w:rPr>
        <w:t>&lt;/artifactId&gt;</w:t>
      </w:r>
    </w:p>
    <w:p w14:paraId="20200A64" w14:textId="77777777" w:rsidR="008064DF" w:rsidRDefault="008064DF" w:rsidP="008064DF">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&lt;version&gt;</w:t>
      </w:r>
      <w:r>
        <w:rPr>
          <w:rFonts w:ascii="Menlo" w:hAnsi="Menlo" w:cs="Menlo"/>
          <w:noProof/>
          <w:color w:val="000000"/>
          <w:sz w:val="15"/>
          <w:szCs w:val="15"/>
        </w:rPr>
        <w:t>0.12.6</w:t>
      </w:r>
      <w:r>
        <w:rPr>
          <w:rFonts w:ascii="Menlo" w:hAnsi="Menlo" w:cs="Menlo"/>
          <w:noProof/>
          <w:color w:val="800000"/>
          <w:sz w:val="15"/>
          <w:szCs w:val="15"/>
        </w:rPr>
        <w:t>&lt;/version&gt;</w:t>
      </w:r>
    </w:p>
    <w:p w14:paraId="083B61FE" w14:textId="77777777" w:rsidR="008064DF" w:rsidRDefault="008064DF" w:rsidP="008064DF">
      <w:pPr>
        <w:shd w:val="clear" w:color="auto" w:fill="FFFFFF"/>
        <w:spacing w:line="225" w:lineRule="atLeast"/>
        <w:rPr>
          <w:rFonts w:ascii="Menlo" w:hAnsi="Menlo" w:cs="Menlo"/>
          <w:noProof/>
          <w:color w:val="000000"/>
          <w:sz w:val="15"/>
          <w:szCs w:val="15"/>
        </w:rPr>
      </w:pPr>
      <w:r>
        <w:rPr>
          <w:rFonts w:ascii="Menlo" w:hAnsi="Menlo" w:cs="Menlo"/>
          <w:noProof/>
          <w:color w:val="800000"/>
          <w:sz w:val="15"/>
          <w:szCs w:val="15"/>
        </w:rPr>
        <w:t>&lt;/dependency&gt;</w:t>
      </w:r>
    </w:p>
    <w:p w14:paraId="7DEB1819" w14:textId="77777777" w:rsidR="00CF6384" w:rsidRDefault="00CF6384" w:rsidP="0008070B">
      <w:pPr>
        <w:shd w:val="clear" w:color="auto" w:fill="FFFFFF"/>
        <w:spacing w:line="225" w:lineRule="atLeast"/>
        <w:rPr>
          <w:b/>
          <w:bCs/>
          <w:noProof/>
        </w:rPr>
      </w:pPr>
    </w:p>
    <w:p w14:paraId="7FFF0767" w14:textId="43BE7DC0" w:rsidR="0008070B" w:rsidRDefault="0008070B" w:rsidP="0008070B">
      <w:pPr>
        <w:shd w:val="clear" w:color="auto" w:fill="FFFFFF"/>
        <w:spacing w:line="225" w:lineRule="atLeast"/>
        <w:rPr>
          <w:rFonts w:ascii="Menlo" w:hAnsi="Menlo" w:cs="Menlo"/>
          <w:noProof/>
          <w:color w:val="000000"/>
          <w:sz w:val="15"/>
          <w:szCs w:val="15"/>
        </w:rPr>
      </w:pPr>
      <w:r>
        <w:rPr>
          <w:rFonts w:ascii="Menlo" w:hAnsi="Menlo" w:cs="Menlo"/>
          <w:noProof/>
          <w:color w:val="800000"/>
          <w:sz w:val="15"/>
          <w:szCs w:val="15"/>
        </w:rPr>
        <w:t>&lt;dependency&gt;</w:t>
      </w:r>
    </w:p>
    <w:p w14:paraId="75CC0209" w14:textId="77777777" w:rsidR="0008070B" w:rsidRDefault="0008070B" w:rsidP="0008070B">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&lt;groupId&gt;</w:t>
      </w:r>
      <w:r>
        <w:rPr>
          <w:rFonts w:ascii="Menlo" w:hAnsi="Menlo" w:cs="Menlo"/>
          <w:noProof/>
          <w:color w:val="000000"/>
          <w:sz w:val="15"/>
          <w:szCs w:val="15"/>
        </w:rPr>
        <w:t>io.jsonwebtoken</w:t>
      </w:r>
      <w:r>
        <w:rPr>
          <w:rFonts w:ascii="Menlo" w:hAnsi="Menlo" w:cs="Menlo"/>
          <w:noProof/>
          <w:color w:val="800000"/>
          <w:sz w:val="15"/>
          <w:szCs w:val="15"/>
        </w:rPr>
        <w:t>&lt;/groupId&gt;</w:t>
      </w:r>
    </w:p>
    <w:p w14:paraId="2E770AC8" w14:textId="77777777" w:rsidR="0008070B" w:rsidRDefault="0008070B" w:rsidP="0008070B">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&lt;artifactId&gt;</w:t>
      </w:r>
      <w:r>
        <w:rPr>
          <w:rFonts w:ascii="Menlo" w:hAnsi="Menlo" w:cs="Menlo"/>
          <w:noProof/>
          <w:color w:val="000000"/>
          <w:sz w:val="15"/>
          <w:szCs w:val="15"/>
        </w:rPr>
        <w:t>jjwt-jackson</w:t>
      </w:r>
      <w:r>
        <w:rPr>
          <w:rFonts w:ascii="Menlo" w:hAnsi="Menlo" w:cs="Menlo"/>
          <w:noProof/>
          <w:color w:val="800000"/>
          <w:sz w:val="15"/>
          <w:szCs w:val="15"/>
        </w:rPr>
        <w:t>&lt;/artifactId&gt;</w:t>
      </w:r>
      <w:r>
        <w:rPr>
          <w:rFonts w:ascii="Menlo" w:hAnsi="Menlo" w:cs="Menlo"/>
          <w:noProof/>
          <w:color w:val="000000"/>
          <w:sz w:val="15"/>
          <w:szCs w:val="15"/>
        </w:rPr>
        <w:t xml:space="preserve">  </w:t>
      </w:r>
    </w:p>
    <w:p w14:paraId="27E569B5" w14:textId="77777777" w:rsidR="0008070B" w:rsidRDefault="0008070B" w:rsidP="0008070B">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&lt;version&gt;</w:t>
      </w:r>
      <w:r>
        <w:rPr>
          <w:rFonts w:ascii="Menlo" w:hAnsi="Menlo" w:cs="Menlo"/>
          <w:noProof/>
          <w:color w:val="000000"/>
          <w:sz w:val="15"/>
          <w:szCs w:val="15"/>
        </w:rPr>
        <w:t>0.12.6</w:t>
      </w:r>
      <w:r>
        <w:rPr>
          <w:rFonts w:ascii="Menlo" w:hAnsi="Menlo" w:cs="Menlo"/>
          <w:noProof/>
          <w:color w:val="800000"/>
          <w:sz w:val="15"/>
          <w:szCs w:val="15"/>
        </w:rPr>
        <w:t>&lt;/version&gt;</w:t>
      </w:r>
    </w:p>
    <w:p w14:paraId="2715106F" w14:textId="77777777" w:rsidR="0008070B" w:rsidRDefault="0008070B" w:rsidP="0008070B">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&lt;scope&gt;</w:t>
      </w:r>
      <w:r>
        <w:rPr>
          <w:rFonts w:ascii="Menlo" w:hAnsi="Menlo" w:cs="Menlo"/>
          <w:noProof/>
          <w:color w:val="000000"/>
          <w:sz w:val="15"/>
          <w:szCs w:val="15"/>
        </w:rPr>
        <w:t>runtime</w:t>
      </w:r>
      <w:r>
        <w:rPr>
          <w:rFonts w:ascii="Menlo" w:hAnsi="Menlo" w:cs="Menlo"/>
          <w:noProof/>
          <w:color w:val="800000"/>
          <w:sz w:val="15"/>
          <w:szCs w:val="15"/>
        </w:rPr>
        <w:t>&lt;/scope&gt;</w:t>
      </w:r>
    </w:p>
    <w:p w14:paraId="6E243755" w14:textId="77777777" w:rsidR="0008070B" w:rsidRDefault="0008070B" w:rsidP="0008070B">
      <w:pPr>
        <w:shd w:val="clear" w:color="auto" w:fill="FFFFFF"/>
        <w:spacing w:line="225" w:lineRule="atLeast"/>
        <w:rPr>
          <w:rFonts w:ascii="Menlo" w:hAnsi="Menlo" w:cs="Menlo"/>
          <w:noProof/>
          <w:color w:val="000000"/>
          <w:sz w:val="15"/>
          <w:szCs w:val="15"/>
        </w:rPr>
      </w:pPr>
      <w:r>
        <w:rPr>
          <w:rFonts w:ascii="Menlo" w:hAnsi="Menlo" w:cs="Menlo"/>
          <w:noProof/>
          <w:color w:val="800000"/>
          <w:sz w:val="15"/>
          <w:szCs w:val="15"/>
        </w:rPr>
        <w:t>&lt;/dependency&gt;</w:t>
      </w:r>
    </w:p>
    <w:p w14:paraId="2AA1B301" w14:textId="33004435" w:rsidR="00EA4654" w:rsidRDefault="00E533EB" w:rsidP="00CF6384">
      <w:pPr>
        <w:pStyle w:val="ListParagraph"/>
        <w:numPr>
          <w:ilvl w:val="1"/>
          <w:numId w:val="5"/>
        </w:numPr>
        <w:spacing w:before="100" w:beforeAutospacing="1" w:after="100" w:afterAutospacing="1"/>
      </w:pPr>
      <w:r>
        <w:t>Spring Boot Security</w:t>
      </w:r>
    </w:p>
    <w:p w14:paraId="1D7FBACE" w14:textId="567D23B4" w:rsidR="00E533EB" w:rsidRPr="00F67DFF" w:rsidRDefault="00E533EB" w:rsidP="00E533EB">
      <w:pPr>
        <w:spacing w:before="100" w:beforeAutospacing="1" w:after="100" w:afterAutospacing="1"/>
        <w:rPr>
          <w:noProof/>
        </w:rPr>
      </w:pPr>
      <w:r>
        <w:rPr>
          <w:noProof/>
        </w:rPr>
        <w:t xml:space="preserve">This dependency is used for all types of </w:t>
      </w:r>
      <w:r w:rsidR="00DE5C83">
        <w:rPr>
          <w:noProof/>
        </w:rPr>
        <w:t>authentication</w:t>
      </w:r>
      <w:r>
        <w:rPr>
          <w:noProof/>
        </w:rPr>
        <w:t xml:space="preserve"> management, not just JWT. </w:t>
      </w:r>
      <w:r w:rsidR="00DE5C83">
        <w:rPr>
          <w:noProof/>
        </w:rPr>
        <w:t>As shown in a previous lesson, we will use Spring Boot Security to build a SecurityConfig class that defines a filter chain to manage access to each URL.</w:t>
      </w:r>
    </w:p>
    <w:p w14:paraId="05FC628D" w14:textId="77777777" w:rsidR="00EA4654" w:rsidRDefault="00F67DFF" w:rsidP="00EA4654">
      <w:pPr>
        <w:shd w:val="clear" w:color="auto" w:fill="FFFFFF"/>
        <w:spacing w:line="225" w:lineRule="atLeast"/>
        <w:rPr>
          <w:rFonts w:ascii="Menlo" w:hAnsi="Menlo" w:cs="Menlo"/>
          <w:noProof/>
          <w:color w:val="000000"/>
          <w:sz w:val="15"/>
          <w:szCs w:val="15"/>
        </w:rPr>
      </w:pPr>
      <w:r>
        <w:rPr>
          <w:b/>
          <w:bCs/>
          <w:noProof/>
          <w:sz w:val="27"/>
          <w:szCs w:val="27"/>
        </w:rPr>
        <w:t xml:space="preserve"> </w:t>
      </w:r>
      <w:r w:rsidR="00EA4654">
        <w:rPr>
          <w:rFonts w:ascii="Menlo" w:hAnsi="Menlo" w:cs="Menlo"/>
          <w:noProof/>
          <w:color w:val="000000"/>
          <w:sz w:val="15"/>
          <w:szCs w:val="15"/>
        </w:rPr>
        <w:t xml:space="preserve">    </w:t>
      </w:r>
      <w:r w:rsidR="00EA4654">
        <w:rPr>
          <w:rFonts w:ascii="Menlo" w:hAnsi="Menlo" w:cs="Menlo"/>
          <w:noProof/>
          <w:color w:val="800000"/>
          <w:sz w:val="15"/>
          <w:szCs w:val="15"/>
        </w:rPr>
        <w:t>&lt;dependency&gt;</w:t>
      </w:r>
    </w:p>
    <w:p w14:paraId="3E5D6076" w14:textId="77777777" w:rsidR="00EA4654" w:rsidRDefault="00EA4654" w:rsidP="00EA4654">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&lt;groupId&gt;</w:t>
      </w:r>
      <w:r>
        <w:rPr>
          <w:rFonts w:ascii="Menlo" w:hAnsi="Menlo" w:cs="Menlo"/>
          <w:noProof/>
          <w:color w:val="000000"/>
          <w:sz w:val="15"/>
          <w:szCs w:val="15"/>
        </w:rPr>
        <w:t>org.springframework.boot</w:t>
      </w:r>
      <w:r>
        <w:rPr>
          <w:rFonts w:ascii="Menlo" w:hAnsi="Menlo" w:cs="Menlo"/>
          <w:noProof/>
          <w:color w:val="800000"/>
          <w:sz w:val="15"/>
          <w:szCs w:val="15"/>
        </w:rPr>
        <w:t>&lt;/groupId&gt;</w:t>
      </w:r>
    </w:p>
    <w:p w14:paraId="1F4A7346" w14:textId="77777777" w:rsidR="00EA4654" w:rsidRDefault="00EA4654" w:rsidP="00EA4654">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&lt;artifactId&gt;</w:t>
      </w:r>
      <w:r>
        <w:rPr>
          <w:rFonts w:ascii="Menlo" w:hAnsi="Menlo" w:cs="Menlo"/>
          <w:noProof/>
          <w:color w:val="000000"/>
          <w:sz w:val="15"/>
          <w:szCs w:val="15"/>
        </w:rPr>
        <w:t>spring-boot-starter-security</w:t>
      </w:r>
      <w:r>
        <w:rPr>
          <w:rFonts w:ascii="Menlo" w:hAnsi="Menlo" w:cs="Menlo"/>
          <w:noProof/>
          <w:color w:val="800000"/>
          <w:sz w:val="15"/>
          <w:szCs w:val="15"/>
        </w:rPr>
        <w:t>&lt;/artifactId&gt;</w:t>
      </w:r>
    </w:p>
    <w:p w14:paraId="611A96EA" w14:textId="00E3909A" w:rsidR="00624F75" w:rsidRDefault="00EA4654" w:rsidP="00572C92">
      <w:pPr>
        <w:shd w:val="clear" w:color="auto" w:fill="FFFFFF"/>
        <w:spacing w:line="225" w:lineRule="atLeast"/>
        <w:rPr>
          <w:rFonts w:ascii="Menlo" w:hAnsi="Menlo" w:cs="Menlo"/>
          <w:noProof/>
          <w:color w:val="000000"/>
          <w:sz w:val="15"/>
          <w:szCs w:val="15"/>
        </w:rPr>
      </w:pPr>
      <w:r>
        <w:rPr>
          <w:rFonts w:ascii="Menlo" w:hAnsi="Menlo" w:cs="Menlo"/>
          <w:noProof/>
          <w:color w:val="000000"/>
          <w:sz w:val="15"/>
          <w:szCs w:val="15"/>
        </w:rPr>
        <w:t xml:space="preserve">    </w:t>
      </w:r>
      <w:r>
        <w:rPr>
          <w:rFonts w:ascii="Menlo" w:hAnsi="Menlo" w:cs="Menlo"/>
          <w:noProof/>
          <w:color w:val="800000"/>
          <w:sz w:val="15"/>
          <w:szCs w:val="15"/>
        </w:rPr>
        <w:t>&lt;/dependency&gt;</w:t>
      </w:r>
    </w:p>
    <w:p w14:paraId="6C010C21" w14:textId="77777777" w:rsidR="00572C92" w:rsidRPr="00572C92" w:rsidRDefault="00572C92" w:rsidP="00572C92">
      <w:pPr>
        <w:shd w:val="clear" w:color="auto" w:fill="FFFFFF"/>
        <w:spacing w:line="225" w:lineRule="atLeast"/>
        <w:rPr>
          <w:rFonts w:ascii="Menlo" w:hAnsi="Menlo" w:cs="Menlo"/>
          <w:noProof/>
          <w:color w:val="000000"/>
          <w:sz w:val="15"/>
          <w:szCs w:val="15"/>
        </w:rPr>
      </w:pPr>
    </w:p>
    <w:p w14:paraId="48307888" w14:textId="7F3B2ED4" w:rsidR="00624F75" w:rsidRDefault="00624F75" w:rsidP="00AB7EA1">
      <w:pPr>
        <w:pStyle w:val="Heading2"/>
        <w:rPr>
          <w:rFonts w:eastAsia="Times New Roman"/>
          <w:noProof/>
        </w:rPr>
      </w:pPr>
      <w:bookmarkStart w:id="16" w:name="_Toc178064206"/>
      <w:r w:rsidRPr="00624F75">
        <w:rPr>
          <w:rFonts w:eastAsia="Times New Roman"/>
          <w:noProof/>
        </w:rPr>
        <w:t>Configure JWT Properties</w:t>
      </w:r>
      <w:bookmarkEnd w:id="16"/>
    </w:p>
    <w:p w14:paraId="50FE522C" w14:textId="1D6C37E8" w:rsidR="00670898" w:rsidRDefault="00572C92" w:rsidP="00DC6D6B">
      <w:pPr>
        <w:pStyle w:val="ListParagraph"/>
        <w:numPr>
          <w:ilvl w:val="0"/>
          <w:numId w:val="16"/>
        </w:numPr>
        <w:spacing w:before="100" w:beforeAutospacing="1" w:after="100" w:afterAutospacing="1"/>
        <w:rPr>
          <w:noProof/>
        </w:rPr>
      </w:pPr>
      <w:r>
        <w:rPr>
          <w:noProof/>
        </w:rPr>
        <w:t>Open the application.properties file in the Spring Boot application</w:t>
      </w:r>
      <w:r w:rsidR="00D54B0F">
        <w:rPr>
          <w:noProof/>
        </w:rPr>
        <w:t>, shown in Figure 18</w:t>
      </w:r>
      <w:r w:rsidR="00670898" w:rsidRPr="00670898">
        <w:rPr>
          <w:noProof/>
        </w:rPr>
        <w:t>.</w:t>
      </w:r>
    </w:p>
    <w:p w14:paraId="239F2AE0" w14:textId="77777777" w:rsidR="00572C92" w:rsidRDefault="00572C92" w:rsidP="00572C92">
      <w:pPr>
        <w:keepNext/>
        <w:spacing w:before="100" w:beforeAutospacing="1" w:after="100" w:afterAutospacing="1"/>
        <w:rPr>
          <w:noProof/>
        </w:rPr>
      </w:pPr>
      <w:r w:rsidRPr="00572C92">
        <w:rPr>
          <w:noProof/>
        </w:rPr>
        <w:drawing>
          <wp:inline distT="0" distB="0" distL="0" distR="0" wp14:anchorId="03AFCE4B" wp14:editId="25DA1508">
            <wp:extent cx="5943600" cy="1653540"/>
            <wp:effectExtent l="0" t="0" r="0" b="0"/>
            <wp:docPr id="17990269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26916" name="Picture 1" descr="A screenshot of a computer&#10;&#10;Description automatically generated"/>
                    <pic:cNvPicPr/>
                  </pic:nvPicPr>
                  <pic:blipFill>
                    <a:blip r:embed="rId35"/>
                    <a:stretch>
                      <a:fillRect/>
                    </a:stretch>
                  </pic:blipFill>
                  <pic:spPr>
                    <a:xfrm>
                      <a:off x="0" y="0"/>
                      <a:ext cx="5943600" cy="1653540"/>
                    </a:xfrm>
                    <a:prstGeom prst="rect">
                      <a:avLst/>
                    </a:prstGeom>
                  </pic:spPr>
                </pic:pic>
              </a:graphicData>
            </a:graphic>
          </wp:inline>
        </w:drawing>
      </w:r>
    </w:p>
    <w:p w14:paraId="0F00B8CC" w14:textId="698FABAF" w:rsidR="00572C92" w:rsidRPr="00670898" w:rsidRDefault="00572C92" w:rsidP="00572C92">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19</w:t>
      </w:r>
      <w:r>
        <w:rPr>
          <w:noProof/>
        </w:rPr>
        <w:fldChar w:fldCharType="end"/>
      </w:r>
      <w:r>
        <w:rPr>
          <w:noProof/>
        </w:rPr>
        <w:t xml:space="preserve"> </w:t>
      </w:r>
      <w:r w:rsidRPr="00D54B0F">
        <w:rPr>
          <w:i w:val="0"/>
          <w:iCs w:val="0"/>
          <w:noProof/>
        </w:rPr>
        <w:t>application.properties is a file that contains many settings for the project.</w:t>
      </w:r>
    </w:p>
    <w:p w14:paraId="47A34890" w14:textId="1072FCA9" w:rsidR="00670898" w:rsidRPr="00670898" w:rsidRDefault="00572C92" w:rsidP="00DC6D6B">
      <w:pPr>
        <w:pStyle w:val="NoSpacing"/>
        <w:numPr>
          <w:ilvl w:val="0"/>
          <w:numId w:val="16"/>
        </w:numPr>
        <w:rPr>
          <w:noProof/>
        </w:rPr>
      </w:pPr>
      <w:r>
        <w:rPr>
          <w:noProof/>
        </w:rPr>
        <w:t xml:space="preserve">Set the </w:t>
      </w:r>
      <w:r w:rsidR="00670898" w:rsidRPr="00670898">
        <w:rPr>
          <w:noProof/>
        </w:rPr>
        <w:t>app.jwtSecret:</w:t>
      </w:r>
    </w:p>
    <w:p w14:paraId="5E238956" w14:textId="7140F17B" w:rsidR="00670898" w:rsidRPr="00670898" w:rsidRDefault="00670898" w:rsidP="00DC6D6B">
      <w:pPr>
        <w:numPr>
          <w:ilvl w:val="1"/>
          <w:numId w:val="16"/>
        </w:numPr>
        <w:spacing w:before="100" w:beforeAutospacing="1" w:after="100" w:afterAutospacing="1"/>
        <w:rPr>
          <w:noProof/>
        </w:rPr>
      </w:pPr>
      <w:r w:rsidRPr="00670898">
        <w:rPr>
          <w:noProof/>
        </w:rPr>
        <w:t>This is the secret key used to sign the JWT tokens. The key ensures that the token</w:t>
      </w:r>
      <w:r w:rsidR="00DE5C83">
        <w:rPr>
          <w:noProof/>
        </w:rPr>
        <w:t xml:space="preserve"> </w:t>
      </w:r>
      <w:r w:rsidRPr="00670898">
        <w:rPr>
          <w:noProof/>
        </w:rPr>
        <w:t>can be verified.</w:t>
      </w:r>
    </w:p>
    <w:p w14:paraId="14589DF5" w14:textId="1FC7AAFE" w:rsidR="00670898" w:rsidRPr="00670898" w:rsidRDefault="00DE5C83" w:rsidP="00DC6D6B">
      <w:pPr>
        <w:numPr>
          <w:ilvl w:val="1"/>
          <w:numId w:val="16"/>
        </w:numPr>
        <w:spacing w:before="100" w:beforeAutospacing="1" w:after="100" w:afterAutospacing="1"/>
      </w:pPr>
      <w:r>
        <w:rPr>
          <w:noProof/>
        </w:rPr>
        <w:t>The secret</w:t>
      </w:r>
      <w:r w:rsidR="00670898" w:rsidRPr="00670898">
        <w:rPr>
          <w:noProof/>
        </w:rPr>
        <w:t xml:space="preserve"> should</w:t>
      </w:r>
      <w:r w:rsidR="00670898" w:rsidRPr="00670898">
        <w:t xml:space="preserve"> be at least 32 bytes long. This key should be kept confidential and not exposed publicly.</w:t>
      </w:r>
    </w:p>
    <w:p w14:paraId="67A5B910" w14:textId="60647358" w:rsidR="00670898" w:rsidRPr="00670898" w:rsidRDefault="00670898" w:rsidP="00DC6D6B">
      <w:pPr>
        <w:numPr>
          <w:ilvl w:val="1"/>
          <w:numId w:val="16"/>
        </w:numPr>
        <w:spacing w:before="100" w:beforeAutospacing="1" w:after="100" w:afterAutospacing="1"/>
        <w:rPr>
          <w:noProof/>
        </w:rPr>
      </w:pPr>
      <w:r>
        <w:rPr>
          <w:noProof/>
        </w:rPr>
        <w:lastRenderedPageBreak/>
        <w:t xml:space="preserve">This secret key is used by the </w:t>
      </w:r>
      <w:r>
        <w:rPr>
          <w:rStyle w:val="HTMLCode"/>
          <w:noProof/>
        </w:rPr>
        <w:t>JwtTokenProvider</w:t>
      </w:r>
      <w:r>
        <w:rPr>
          <w:noProof/>
        </w:rPr>
        <w:t xml:space="preserve"> class</w:t>
      </w:r>
      <w:r w:rsidR="00DE5C83">
        <w:rPr>
          <w:noProof/>
        </w:rPr>
        <w:t xml:space="preserve"> (</w:t>
      </w:r>
      <w:r>
        <w:rPr>
          <w:noProof/>
        </w:rPr>
        <w:t>to be created soon</w:t>
      </w:r>
      <w:r w:rsidR="00DE5C83">
        <w:rPr>
          <w:noProof/>
        </w:rPr>
        <w:t>)</w:t>
      </w:r>
      <w:r>
        <w:rPr>
          <w:noProof/>
        </w:rPr>
        <w:t xml:space="preserve"> to sign and verify the JWT tokens. </w:t>
      </w:r>
      <w:r w:rsidR="00572C92">
        <w:rPr>
          <w:noProof/>
        </w:rPr>
        <w:t xml:space="preserve">The secret key is used in a hashing function </w:t>
      </w:r>
      <w:r w:rsidR="00DE5C83">
        <w:rPr>
          <w:noProof/>
        </w:rPr>
        <w:t>to ensure</w:t>
      </w:r>
      <w:r>
        <w:rPr>
          <w:noProof/>
        </w:rPr>
        <w:t xml:space="preserve"> that the token has not been tampered with and is from a trusted source.</w:t>
      </w:r>
    </w:p>
    <w:p w14:paraId="5C590FB0" w14:textId="1CD4CC1B" w:rsidR="00670898" w:rsidRPr="00670898" w:rsidRDefault="00572C92" w:rsidP="00DC6D6B">
      <w:pPr>
        <w:pStyle w:val="NoSpacing"/>
        <w:numPr>
          <w:ilvl w:val="0"/>
          <w:numId w:val="16"/>
        </w:numPr>
        <w:rPr>
          <w:noProof/>
        </w:rPr>
      </w:pPr>
      <w:r>
        <w:rPr>
          <w:noProof/>
        </w:rPr>
        <w:t xml:space="preserve">Set the </w:t>
      </w:r>
      <w:r w:rsidR="00670898" w:rsidRPr="00670898">
        <w:rPr>
          <w:noProof/>
        </w:rPr>
        <w:t>app.jwtExpirationInMs:</w:t>
      </w:r>
    </w:p>
    <w:p w14:paraId="7FFE3EFB" w14:textId="6A97B67C" w:rsidR="00E62CCA" w:rsidRDefault="00670898" w:rsidP="00DC6D6B">
      <w:pPr>
        <w:numPr>
          <w:ilvl w:val="1"/>
          <w:numId w:val="16"/>
        </w:numPr>
        <w:spacing w:before="100" w:beforeAutospacing="1" w:after="100" w:afterAutospacing="1"/>
        <w:rPr>
          <w:rFonts w:ascii="Courier New" w:hAnsi="Courier New" w:cs="Courier New"/>
          <w:noProof/>
          <w:sz w:val="20"/>
          <w:szCs w:val="20"/>
        </w:rPr>
      </w:pPr>
      <w:r w:rsidRPr="00670898">
        <w:rPr>
          <w:noProof/>
        </w:rPr>
        <w:t xml:space="preserve">This property </w:t>
      </w:r>
      <w:r w:rsidR="00572C92">
        <w:rPr>
          <w:noProof/>
        </w:rPr>
        <w:t xml:space="preserve">is the </w:t>
      </w:r>
      <w:r w:rsidRPr="00670898">
        <w:rPr>
          <w:noProof/>
        </w:rPr>
        <w:t xml:space="preserve">expiration time of the JWT tokens in milliseconds. It determines how long a token will be valid before it needs to be refreshed or a new one needs to be issued. For example, </w:t>
      </w:r>
      <w:r w:rsidRPr="00670898">
        <w:rPr>
          <w:rFonts w:ascii="Courier New" w:hAnsi="Courier New" w:cs="Courier New"/>
          <w:noProof/>
          <w:sz w:val="20"/>
          <w:szCs w:val="20"/>
        </w:rPr>
        <w:t>86400000</w:t>
      </w:r>
      <w:r w:rsidRPr="00670898">
        <w:rPr>
          <w:noProof/>
        </w:rPr>
        <w:t xml:space="preserve"> milliseconds </w:t>
      </w:r>
      <w:r w:rsidR="00DE5C83">
        <w:rPr>
          <w:noProof/>
        </w:rPr>
        <w:t>are</w:t>
      </w:r>
      <w:r w:rsidR="00572C92">
        <w:rPr>
          <w:noProof/>
        </w:rPr>
        <w:t xml:space="preserve"> equal</w:t>
      </w:r>
      <w:r w:rsidRPr="00670898">
        <w:rPr>
          <w:noProof/>
        </w:rPr>
        <w:t xml:space="preserve"> to 24 hours (1 day).</w:t>
      </w:r>
      <w:r w:rsidR="00572C92">
        <w:rPr>
          <w:b/>
          <w:bCs/>
          <w:noProof/>
        </w:rPr>
        <w:t xml:space="preserve"> </w:t>
      </w:r>
      <w:r w:rsidR="00572C92">
        <w:rPr>
          <w:noProof/>
        </w:rPr>
        <w:t xml:space="preserve"> </w:t>
      </w:r>
    </w:p>
    <w:p w14:paraId="5611F9F9" w14:textId="2D37CB06" w:rsidR="00624F75" w:rsidRDefault="00624F75" w:rsidP="00AB7EA1">
      <w:pPr>
        <w:pStyle w:val="Heading2"/>
        <w:rPr>
          <w:noProof/>
        </w:rPr>
      </w:pPr>
      <w:bookmarkStart w:id="17" w:name="_Toc178064207"/>
      <w:r w:rsidRPr="00624F75">
        <w:rPr>
          <w:rFonts w:eastAsia="Times New Roman"/>
          <w:noProof/>
        </w:rPr>
        <w:t>Create JWT Utility Classes</w:t>
      </w:r>
      <w:bookmarkEnd w:id="17"/>
    </w:p>
    <w:p w14:paraId="700DE60A" w14:textId="6D601FFC" w:rsidR="008009A1" w:rsidRDefault="008009A1" w:rsidP="00DC6D6B">
      <w:pPr>
        <w:pStyle w:val="ListParagraph"/>
        <w:numPr>
          <w:ilvl w:val="1"/>
          <w:numId w:val="23"/>
        </w:numPr>
        <w:rPr>
          <w:noProof/>
        </w:rPr>
      </w:pPr>
      <w:r>
        <w:rPr>
          <w:noProof/>
        </w:rPr>
        <w:t xml:space="preserve">Create a </w:t>
      </w:r>
      <w:r w:rsidRPr="00572C92">
        <w:rPr>
          <w:b/>
          <w:bCs/>
          <w:noProof/>
        </w:rPr>
        <w:t>security</w:t>
      </w:r>
      <w:r>
        <w:rPr>
          <w:noProof/>
        </w:rPr>
        <w:t xml:space="preserve"> folder in the project</w:t>
      </w:r>
      <w:r w:rsidR="00D54B0F">
        <w:rPr>
          <w:noProof/>
        </w:rPr>
        <w:t>, seen in Figure 19</w:t>
      </w:r>
      <w:r>
        <w:rPr>
          <w:noProof/>
        </w:rPr>
        <w:t>.</w:t>
      </w:r>
    </w:p>
    <w:p w14:paraId="733F2AFE" w14:textId="77777777" w:rsidR="008009A1" w:rsidRDefault="008009A1" w:rsidP="006C1DB8">
      <w:pPr>
        <w:pStyle w:val="NoSpacing"/>
        <w:rPr>
          <w:noProof/>
        </w:rPr>
      </w:pPr>
      <w:r w:rsidRPr="008009A1">
        <w:rPr>
          <w:noProof/>
        </w:rPr>
        <w:drawing>
          <wp:inline distT="0" distB="0" distL="0" distR="0" wp14:anchorId="5578D988" wp14:editId="6D248A5B">
            <wp:extent cx="2400413" cy="3335311"/>
            <wp:effectExtent l="0" t="0" r="0" b="5080"/>
            <wp:docPr id="12119925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92545" name="Picture 1" descr="A screenshot of a computer&#10;&#10;Description automatically generated"/>
                    <pic:cNvPicPr/>
                  </pic:nvPicPr>
                  <pic:blipFill>
                    <a:blip r:embed="rId36"/>
                    <a:stretch>
                      <a:fillRect/>
                    </a:stretch>
                  </pic:blipFill>
                  <pic:spPr>
                    <a:xfrm>
                      <a:off x="0" y="0"/>
                      <a:ext cx="2407399" cy="3345018"/>
                    </a:xfrm>
                    <a:prstGeom prst="rect">
                      <a:avLst/>
                    </a:prstGeom>
                  </pic:spPr>
                </pic:pic>
              </a:graphicData>
            </a:graphic>
          </wp:inline>
        </w:drawing>
      </w:r>
    </w:p>
    <w:p w14:paraId="6C33D162" w14:textId="749839FE" w:rsidR="008009A1" w:rsidRDefault="008009A1" w:rsidP="008009A1">
      <w:pPr>
        <w:pStyle w:val="Caption"/>
        <w:rPr>
          <w:b/>
          <w:bCs/>
          <w:noProof/>
        </w:rPr>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20</w:t>
      </w:r>
      <w:r>
        <w:rPr>
          <w:noProof/>
        </w:rPr>
        <w:fldChar w:fldCharType="end"/>
      </w:r>
      <w:r>
        <w:rPr>
          <w:noProof/>
        </w:rPr>
        <w:t xml:space="preserve"> </w:t>
      </w:r>
      <w:r w:rsidRPr="00D54B0F">
        <w:rPr>
          <w:i w:val="0"/>
          <w:iCs w:val="0"/>
          <w:noProof/>
        </w:rPr>
        <w:t>security folder contains jwt and security files.</w:t>
      </w:r>
    </w:p>
    <w:p w14:paraId="36F5FE69" w14:textId="4E250E77" w:rsidR="008009A1" w:rsidRDefault="00624F75" w:rsidP="00DC6D6B">
      <w:pPr>
        <w:pStyle w:val="ListParagraph"/>
        <w:numPr>
          <w:ilvl w:val="1"/>
          <w:numId w:val="23"/>
        </w:numPr>
        <w:spacing w:before="100" w:beforeAutospacing="1" w:after="100" w:afterAutospacing="1"/>
        <w:rPr>
          <w:noProof/>
        </w:rPr>
      </w:pPr>
      <w:r w:rsidRPr="00624F75">
        <w:rPr>
          <w:noProof/>
        </w:rPr>
        <w:t xml:space="preserve">Create a </w:t>
      </w:r>
      <w:r w:rsidRPr="00572C92">
        <w:rPr>
          <w:rFonts w:ascii="Courier New" w:hAnsi="Courier New" w:cs="Courier New"/>
          <w:noProof/>
          <w:sz w:val="20"/>
          <w:szCs w:val="20"/>
        </w:rPr>
        <w:t>JwtTokenProvider</w:t>
      </w:r>
      <w:r w:rsidRPr="00624F75">
        <w:rPr>
          <w:noProof/>
        </w:rPr>
        <w:t xml:space="preserve"> class</w:t>
      </w:r>
      <w:r w:rsidR="008009A1">
        <w:rPr>
          <w:noProof/>
        </w:rPr>
        <w:t xml:space="preserve"> in the security folder</w:t>
      </w:r>
      <w:r w:rsidRPr="00624F75">
        <w:rPr>
          <w:noProof/>
        </w:rPr>
        <w:t>.</w:t>
      </w:r>
      <w:r w:rsidR="008009A1">
        <w:rPr>
          <w:noProof/>
        </w:rPr>
        <w:t xml:space="preserve"> </w:t>
      </w:r>
      <w:r w:rsidR="00B53D08">
        <w:rPr>
          <w:noProof/>
        </w:rPr>
        <w:t xml:space="preserve">The </w:t>
      </w:r>
      <w:r w:rsidR="00B53D08">
        <w:rPr>
          <w:rStyle w:val="HTMLCode"/>
          <w:noProof/>
        </w:rPr>
        <w:t>JwtTokenProvider</w:t>
      </w:r>
      <w:r w:rsidR="00B53D08">
        <w:rPr>
          <w:noProof/>
        </w:rPr>
        <w:t xml:space="preserve"> class handles the generation, validation, and parsing of JWT tokens. </w:t>
      </w:r>
      <w:r w:rsidR="00572C92">
        <w:rPr>
          <w:noProof/>
        </w:rPr>
        <w:t xml:space="preserve"> </w:t>
      </w:r>
    </w:p>
    <w:p w14:paraId="785F9C0A" w14:textId="343226A7" w:rsidR="00624F75" w:rsidRPr="00AB7EA1" w:rsidRDefault="00572C92" w:rsidP="00DC6D6B">
      <w:pPr>
        <w:pStyle w:val="ListParagraph"/>
        <w:numPr>
          <w:ilvl w:val="1"/>
          <w:numId w:val="23"/>
        </w:numPr>
        <w:rPr>
          <w:noProof/>
        </w:rPr>
      </w:pPr>
      <w:r>
        <w:rPr>
          <w:noProof/>
        </w:rPr>
        <w:t>Use the following s</w:t>
      </w:r>
      <w:r w:rsidR="00AB7EA1" w:rsidRPr="00AB7EA1">
        <w:rPr>
          <w:noProof/>
        </w:rPr>
        <w:t>ource code for JwtTokenProvider</w:t>
      </w:r>
    </w:p>
    <w:p w14:paraId="3EA08149" w14:textId="77777777" w:rsidR="00AB7EA1" w:rsidRPr="00AB7EA1" w:rsidRDefault="00AB7EA1" w:rsidP="00AB7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6"/>
          <w:szCs w:val="16"/>
        </w:rPr>
      </w:pPr>
    </w:p>
    <w:p w14:paraId="07B699E5" w14:textId="77777777" w:rsidR="008009A1" w:rsidRDefault="008009A1" w:rsidP="00624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6"/>
          <w:szCs w:val="16"/>
        </w:rPr>
      </w:pPr>
    </w:p>
    <w:p w14:paraId="208FCE44"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FF"/>
          <w:sz w:val="10"/>
          <w:szCs w:val="10"/>
        </w:rPr>
        <w:t>package</w:t>
      </w:r>
      <w:r w:rsidRPr="00612822">
        <w:rPr>
          <w:rFonts w:ascii="Menlo" w:hAnsi="Menlo" w:cs="Menlo"/>
          <w:noProof/>
          <w:color w:val="000000"/>
          <w:sz w:val="10"/>
          <w:szCs w:val="10"/>
        </w:rPr>
        <w:t xml:space="preserve"> com.shadsluiter.ordersapp.security;</w:t>
      </w:r>
    </w:p>
    <w:p w14:paraId="47E8CC29" w14:textId="77777777" w:rsidR="00612822" w:rsidRPr="00612822" w:rsidRDefault="00612822" w:rsidP="00612822">
      <w:pPr>
        <w:shd w:val="clear" w:color="auto" w:fill="FFFFFF"/>
        <w:rPr>
          <w:rFonts w:ascii="Menlo" w:hAnsi="Menlo" w:cs="Menlo"/>
          <w:noProof/>
          <w:color w:val="000000"/>
          <w:sz w:val="10"/>
          <w:szCs w:val="10"/>
        </w:rPr>
      </w:pPr>
    </w:p>
    <w:p w14:paraId="48ED2958"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FF"/>
          <w:sz w:val="10"/>
          <w:szCs w:val="10"/>
        </w:rPr>
        <w:t>import</w:t>
      </w:r>
      <w:r w:rsidRPr="00612822">
        <w:rPr>
          <w:rFonts w:ascii="Menlo" w:hAnsi="Menlo" w:cs="Menlo"/>
          <w:noProof/>
          <w:color w:val="000000"/>
          <w:sz w:val="10"/>
          <w:szCs w:val="10"/>
        </w:rPr>
        <w:t xml:space="preserve"> org.springframework.beans.factory.annotation.</w:t>
      </w:r>
      <w:r w:rsidRPr="00612822">
        <w:rPr>
          <w:rFonts w:ascii="Menlo" w:hAnsi="Menlo" w:cs="Menlo"/>
          <w:noProof/>
          <w:color w:val="0000FF"/>
          <w:sz w:val="10"/>
          <w:szCs w:val="10"/>
        </w:rPr>
        <w:t>Value</w:t>
      </w:r>
      <w:r w:rsidRPr="00612822">
        <w:rPr>
          <w:rFonts w:ascii="Menlo" w:hAnsi="Menlo" w:cs="Menlo"/>
          <w:noProof/>
          <w:color w:val="000000"/>
          <w:sz w:val="10"/>
          <w:szCs w:val="10"/>
        </w:rPr>
        <w:t>;</w:t>
      </w:r>
    </w:p>
    <w:p w14:paraId="4D57F6C0"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FF"/>
          <w:sz w:val="10"/>
          <w:szCs w:val="10"/>
        </w:rPr>
        <w:t>import</w:t>
      </w:r>
      <w:r w:rsidRPr="00612822">
        <w:rPr>
          <w:rFonts w:ascii="Menlo" w:hAnsi="Menlo" w:cs="Menlo"/>
          <w:noProof/>
          <w:color w:val="000000"/>
          <w:sz w:val="10"/>
          <w:szCs w:val="10"/>
        </w:rPr>
        <w:t xml:space="preserve"> org.springframework.stereotype.</w:t>
      </w:r>
      <w:r w:rsidRPr="00612822">
        <w:rPr>
          <w:rFonts w:ascii="Menlo" w:hAnsi="Menlo" w:cs="Menlo"/>
          <w:noProof/>
          <w:color w:val="0000FF"/>
          <w:sz w:val="10"/>
          <w:szCs w:val="10"/>
        </w:rPr>
        <w:t>Component</w:t>
      </w:r>
      <w:r w:rsidRPr="00612822">
        <w:rPr>
          <w:rFonts w:ascii="Menlo" w:hAnsi="Menlo" w:cs="Menlo"/>
          <w:noProof/>
          <w:color w:val="000000"/>
          <w:sz w:val="10"/>
          <w:szCs w:val="10"/>
        </w:rPr>
        <w:t>;</w:t>
      </w:r>
    </w:p>
    <w:p w14:paraId="42A1FF2A" w14:textId="77777777" w:rsidR="00612822" w:rsidRPr="00612822" w:rsidRDefault="00612822" w:rsidP="00612822">
      <w:pPr>
        <w:shd w:val="clear" w:color="auto" w:fill="FFFFFF"/>
        <w:rPr>
          <w:rFonts w:ascii="Menlo" w:hAnsi="Menlo" w:cs="Menlo"/>
          <w:noProof/>
          <w:color w:val="000000"/>
          <w:sz w:val="10"/>
          <w:szCs w:val="10"/>
        </w:rPr>
      </w:pPr>
    </w:p>
    <w:p w14:paraId="5BC6B8CF"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FF"/>
          <w:sz w:val="10"/>
          <w:szCs w:val="10"/>
        </w:rPr>
        <w:t>import</w:t>
      </w:r>
      <w:r w:rsidRPr="00612822">
        <w:rPr>
          <w:rFonts w:ascii="Menlo" w:hAnsi="Menlo" w:cs="Menlo"/>
          <w:noProof/>
          <w:color w:val="000000"/>
          <w:sz w:val="10"/>
          <w:szCs w:val="10"/>
        </w:rPr>
        <w:t xml:space="preserve"> io.jsonwebtoken.Claims;</w:t>
      </w:r>
    </w:p>
    <w:p w14:paraId="71ACD322"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FF"/>
          <w:sz w:val="10"/>
          <w:szCs w:val="10"/>
        </w:rPr>
        <w:t>import</w:t>
      </w:r>
      <w:r w:rsidRPr="00612822">
        <w:rPr>
          <w:rFonts w:ascii="Menlo" w:hAnsi="Menlo" w:cs="Menlo"/>
          <w:noProof/>
          <w:color w:val="000000"/>
          <w:sz w:val="10"/>
          <w:szCs w:val="10"/>
        </w:rPr>
        <w:t xml:space="preserve"> io.jsonwebtoken.Jwts;</w:t>
      </w:r>
    </w:p>
    <w:p w14:paraId="0E2CBBD0"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FF"/>
          <w:sz w:val="10"/>
          <w:szCs w:val="10"/>
        </w:rPr>
        <w:t>import</w:t>
      </w:r>
      <w:r w:rsidRPr="00612822">
        <w:rPr>
          <w:rFonts w:ascii="Menlo" w:hAnsi="Menlo" w:cs="Menlo"/>
          <w:noProof/>
          <w:color w:val="000000"/>
          <w:sz w:val="10"/>
          <w:szCs w:val="10"/>
        </w:rPr>
        <w:t xml:space="preserve"> org.springframework.security.core.Authentication;</w:t>
      </w:r>
    </w:p>
    <w:p w14:paraId="652DC2CC"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FF"/>
          <w:sz w:val="10"/>
          <w:szCs w:val="10"/>
        </w:rPr>
        <w:t>import</w:t>
      </w:r>
      <w:r w:rsidRPr="00612822">
        <w:rPr>
          <w:rFonts w:ascii="Menlo" w:hAnsi="Menlo" w:cs="Menlo"/>
          <w:noProof/>
          <w:color w:val="000000"/>
          <w:sz w:val="10"/>
          <w:szCs w:val="10"/>
        </w:rPr>
        <w:t xml:space="preserve"> io.jsonwebtoken.security.Keys;</w:t>
      </w:r>
    </w:p>
    <w:p w14:paraId="2796FAB5"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FF"/>
          <w:sz w:val="10"/>
          <w:szCs w:val="10"/>
        </w:rPr>
        <w:t>import</w:t>
      </w:r>
      <w:r w:rsidRPr="00612822">
        <w:rPr>
          <w:rFonts w:ascii="Menlo" w:hAnsi="Menlo" w:cs="Menlo"/>
          <w:noProof/>
          <w:color w:val="000000"/>
          <w:sz w:val="10"/>
          <w:szCs w:val="10"/>
        </w:rPr>
        <w:t xml:space="preserve"> javax.crypto.SecretKey;</w:t>
      </w:r>
    </w:p>
    <w:p w14:paraId="661CA920"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FF"/>
          <w:sz w:val="10"/>
          <w:szCs w:val="10"/>
        </w:rPr>
        <w:t>import</w:t>
      </w:r>
      <w:r w:rsidRPr="00612822">
        <w:rPr>
          <w:rFonts w:ascii="Menlo" w:hAnsi="Menlo" w:cs="Menlo"/>
          <w:noProof/>
          <w:color w:val="000000"/>
          <w:sz w:val="10"/>
          <w:szCs w:val="10"/>
        </w:rPr>
        <w:t xml:space="preserve"> java.util.Date;</w:t>
      </w:r>
    </w:p>
    <w:p w14:paraId="74911361" w14:textId="77777777" w:rsidR="00612822" w:rsidRPr="00612822" w:rsidRDefault="00612822" w:rsidP="00612822">
      <w:pPr>
        <w:shd w:val="clear" w:color="auto" w:fill="FFFFFF"/>
        <w:rPr>
          <w:rFonts w:ascii="Menlo" w:hAnsi="Menlo" w:cs="Menlo"/>
          <w:noProof/>
          <w:color w:val="000000"/>
          <w:sz w:val="10"/>
          <w:szCs w:val="10"/>
        </w:rPr>
      </w:pPr>
    </w:p>
    <w:p w14:paraId="7CA15982"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8000"/>
          <w:sz w:val="10"/>
          <w:szCs w:val="10"/>
        </w:rPr>
        <w:t>// This class is responsible for generating and validating JWT tokens.</w:t>
      </w:r>
    </w:p>
    <w:p w14:paraId="54F3D85F"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w:t>
      </w:r>
      <w:r w:rsidRPr="00612822">
        <w:rPr>
          <w:rFonts w:ascii="Menlo" w:hAnsi="Menlo" w:cs="Menlo"/>
          <w:noProof/>
          <w:color w:val="0000FF"/>
          <w:sz w:val="10"/>
          <w:szCs w:val="10"/>
        </w:rPr>
        <w:t>Component</w:t>
      </w:r>
    </w:p>
    <w:p w14:paraId="29C09000"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FF"/>
          <w:sz w:val="10"/>
          <w:szCs w:val="10"/>
        </w:rPr>
        <w:t>public</w:t>
      </w:r>
      <w:r w:rsidRPr="00612822">
        <w:rPr>
          <w:rFonts w:ascii="Menlo" w:hAnsi="Menlo" w:cs="Menlo"/>
          <w:noProof/>
          <w:color w:val="000000"/>
          <w:sz w:val="10"/>
          <w:szCs w:val="10"/>
        </w:rPr>
        <w:t xml:space="preserve"> </w:t>
      </w:r>
      <w:r w:rsidRPr="00612822">
        <w:rPr>
          <w:rFonts w:ascii="Menlo" w:hAnsi="Menlo" w:cs="Menlo"/>
          <w:noProof/>
          <w:color w:val="0000FF"/>
          <w:sz w:val="10"/>
          <w:szCs w:val="10"/>
        </w:rPr>
        <w:t>class</w:t>
      </w:r>
      <w:r w:rsidRPr="00612822">
        <w:rPr>
          <w:rFonts w:ascii="Menlo" w:hAnsi="Menlo" w:cs="Menlo"/>
          <w:noProof/>
          <w:color w:val="000000"/>
          <w:sz w:val="10"/>
          <w:szCs w:val="10"/>
        </w:rPr>
        <w:t xml:space="preserve"> JwtTokenProvider {</w:t>
      </w:r>
    </w:p>
    <w:p w14:paraId="5B612185" w14:textId="77777777" w:rsidR="00612822" w:rsidRPr="00612822" w:rsidRDefault="00612822" w:rsidP="00612822">
      <w:pPr>
        <w:shd w:val="clear" w:color="auto" w:fill="FFFFFF"/>
        <w:rPr>
          <w:rFonts w:ascii="Menlo" w:hAnsi="Menlo" w:cs="Menlo"/>
          <w:noProof/>
          <w:color w:val="000000"/>
          <w:sz w:val="10"/>
          <w:szCs w:val="10"/>
        </w:rPr>
      </w:pPr>
    </w:p>
    <w:p w14:paraId="384FDD22"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8000"/>
          <w:sz w:val="10"/>
          <w:szCs w:val="10"/>
        </w:rPr>
        <w:t>// get the secret key and expiration time from the application.properties file</w:t>
      </w:r>
    </w:p>
    <w:p w14:paraId="6AE337D1"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Value</w:t>
      </w:r>
      <w:r w:rsidRPr="00612822">
        <w:rPr>
          <w:rFonts w:ascii="Menlo" w:hAnsi="Menlo" w:cs="Menlo"/>
          <w:noProof/>
          <w:color w:val="000000"/>
          <w:sz w:val="10"/>
          <w:szCs w:val="10"/>
        </w:rPr>
        <w:t>(</w:t>
      </w:r>
      <w:r w:rsidRPr="00612822">
        <w:rPr>
          <w:rFonts w:ascii="Menlo" w:hAnsi="Menlo" w:cs="Menlo"/>
          <w:noProof/>
          <w:color w:val="A31515"/>
          <w:sz w:val="10"/>
          <w:szCs w:val="10"/>
        </w:rPr>
        <w:t>"${app.jwtSecret}"</w:t>
      </w:r>
      <w:r w:rsidRPr="00612822">
        <w:rPr>
          <w:rFonts w:ascii="Menlo" w:hAnsi="Menlo" w:cs="Menlo"/>
          <w:noProof/>
          <w:color w:val="000000"/>
          <w:sz w:val="10"/>
          <w:szCs w:val="10"/>
        </w:rPr>
        <w:t>)</w:t>
      </w:r>
    </w:p>
    <w:p w14:paraId="29E13E4B"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private</w:t>
      </w:r>
      <w:r w:rsidRPr="00612822">
        <w:rPr>
          <w:rFonts w:ascii="Menlo" w:hAnsi="Menlo" w:cs="Menlo"/>
          <w:noProof/>
          <w:color w:val="000000"/>
          <w:sz w:val="10"/>
          <w:szCs w:val="10"/>
        </w:rPr>
        <w:t xml:space="preserve"> </w:t>
      </w:r>
      <w:r w:rsidRPr="00612822">
        <w:rPr>
          <w:rFonts w:ascii="Menlo" w:hAnsi="Menlo" w:cs="Menlo"/>
          <w:noProof/>
          <w:color w:val="0000FF"/>
          <w:sz w:val="10"/>
          <w:szCs w:val="10"/>
        </w:rPr>
        <w:t>String</w:t>
      </w:r>
      <w:r w:rsidRPr="00612822">
        <w:rPr>
          <w:rFonts w:ascii="Menlo" w:hAnsi="Menlo" w:cs="Menlo"/>
          <w:noProof/>
          <w:color w:val="000000"/>
          <w:sz w:val="10"/>
          <w:szCs w:val="10"/>
        </w:rPr>
        <w:t xml:space="preserve"> jwtSecret;</w:t>
      </w:r>
    </w:p>
    <w:p w14:paraId="411F9658" w14:textId="77777777" w:rsidR="00612822" w:rsidRPr="00612822" w:rsidRDefault="00612822" w:rsidP="00612822">
      <w:pPr>
        <w:shd w:val="clear" w:color="auto" w:fill="FFFFFF"/>
        <w:rPr>
          <w:rFonts w:ascii="Menlo" w:hAnsi="Menlo" w:cs="Menlo"/>
          <w:noProof/>
          <w:color w:val="000000"/>
          <w:sz w:val="10"/>
          <w:szCs w:val="10"/>
        </w:rPr>
      </w:pPr>
    </w:p>
    <w:p w14:paraId="73D7724D"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Value</w:t>
      </w:r>
      <w:r w:rsidRPr="00612822">
        <w:rPr>
          <w:rFonts w:ascii="Menlo" w:hAnsi="Menlo" w:cs="Menlo"/>
          <w:noProof/>
          <w:color w:val="000000"/>
          <w:sz w:val="10"/>
          <w:szCs w:val="10"/>
        </w:rPr>
        <w:t>(</w:t>
      </w:r>
      <w:r w:rsidRPr="00612822">
        <w:rPr>
          <w:rFonts w:ascii="Menlo" w:hAnsi="Menlo" w:cs="Menlo"/>
          <w:noProof/>
          <w:color w:val="A31515"/>
          <w:sz w:val="10"/>
          <w:szCs w:val="10"/>
        </w:rPr>
        <w:t>"${app.jwtExpirationInMs}"</w:t>
      </w:r>
      <w:r w:rsidRPr="00612822">
        <w:rPr>
          <w:rFonts w:ascii="Menlo" w:hAnsi="Menlo" w:cs="Menlo"/>
          <w:noProof/>
          <w:color w:val="000000"/>
          <w:sz w:val="10"/>
          <w:szCs w:val="10"/>
        </w:rPr>
        <w:t>)</w:t>
      </w:r>
    </w:p>
    <w:p w14:paraId="2B48E6FD"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private</w:t>
      </w:r>
      <w:r w:rsidRPr="00612822">
        <w:rPr>
          <w:rFonts w:ascii="Menlo" w:hAnsi="Menlo" w:cs="Menlo"/>
          <w:noProof/>
          <w:color w:val="000000"/>
          <w:sz w:val="10"/>
          <w:szCs w:val="10"/>
        </w:rPr>
        <w:t xml:space="preserve"> </w:t>
      </w:r>
      <w:r w:rsidRPr="00612822">
        <w:rPr>
          <w:rFonts w:ascii="Menlo" w:hAnsi="Menlo" w:cs="Menlo"/>
          <w:noProof/>
          <w:color w:val="0000FF"/>
          <w:sz w:val="10"/>
          <w:szCs w:val="10"/>
        </w:rPr>
        <w:t>int</w:t>
      </w:r>
      <w:r w:rsidRPr="00612822">
        <w:rPr>
          <w:rFonts w:ascii="Menlo" w:hAnsi="Menlo" w:cs="Menlo"/>
          <w:noProof/>
          <w:color w:val="000000"/>
          <w:sz w:val="10"/>
          <w:szCs w:val="10"/>
        </w:rPr>
        <w:t xml:space="preserve"> jwtExpirationInMs; </w:t>
      </w:r>
    </w:p>
    <w:p w14:paraId="26D24ADC" w14:textId="77777777" w:rsidR="00612822" w:rsidRPr="00612822" w:rsidRDefault="00612822" w:rsidP="00612822">
      <w:pPr>
        <w:shd w:val="clear" w:color="auto" w:fill="FFFFFF"/>
        <w:rPr>
          <w:rFonts w:ascii="Menlo" w:hAnsi="Menlo" w:cs="Menlo"/>
          <w:noProof/>
          <w:color w:val="000000"/>
          <w:sz w:val="10"/>
          <w:szCs w:val="10"/>
        </w:rPr>
      </w:pPr>
    </w:p>
    <w:p w14:paraId="6C8E9051"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private</w:t>
      </w:r>
      <w:r w:rsidRPr="00612822">
        <w:rPr>
          <w:rFonts w:ascii="Menlo" w:hAnsi="Menlo" w:cs="Menlo"/>
          <w:noProof/>
          <w:color w:val="000000"/>
          <w:sz w:val="10"/>
          <w:szCs w:val="10"/>
        </w:rPr>
        <w:t xml:space="preserve"> </w:t>
      </w:r>
      <w:r w:rsidRPr="00612822">
        <w:rPr>
          <w:rFonts w:ascii="Menlo" w:hAnsi="Menlo" w:cs="Menlo"/>
          <w:noProof/>
          <w:color w:val="0000FF"/>
          <w:sz w:val="10"/>
          <w:szCs w:val="10"/>
        </w:rPr>
        <w:t>SecretKey</w:t>
      </w:r>
      <w:r w:rsidRPr="00612822">
        <w:rPr>
          <w:rFonts w:ascii="Menlo" w:hAnsi="Menlo" w:cs="Menlo"/>
          <w:noProof/>
          <w:color w:val="000000"/>
          <w:sz w:val="10"/>
          <w:szCs w:val="10"/>
        </w:rPr>
        <w:t xml:space="preserve"> getSigningKey() {</w:t>
      </w:r>
    </w:p>
    <w:p w14:paraId="34436EAF"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return</w:t>
      </w:r>
      <w:r w:rsidRPr="00612822">
        <w:rPr>
          <w:rFonts w:ascii="Menlo" w:hAnsi="Menlo" w:cs="Menlo"/>
          <w:noProof/>
          <w:color w:val="000000"/>
          <w:sz w:val="10"/>
          <w:szCs w:val="10"/>
        </w:rPr>
        <w:t xml:space="preserve"> Keys.hmacShaKeyFor(jwtSecret.getBytes());</w:t>
      </w:r>
    </w:p>
    <w:p w14:paraId="19FA01C6"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lastRenderedPageBreak/>
        <w:t xml:space="preserve">    }</w:t>
      </w:r>
    </w:p>
    <w:p w14:paraId="2722C65F"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color w:val="000000"/>
          <w:sz w:val="10"/>
          <w:szCs w:val="10"/>
        </w:rPr>
        <w:t xml:space="preserve">  </w:t>
      </w:r>
      <w:r w:rsidRPr="00612822">
        <w:rPr>
          <w:rFonts w:ascii="Menlo" w:hAnsi="Menlo" w:cs="Menlo"/>
          <w:noProof/>
          <w:color w:val="000000"/>
          <w:sz w:val="10"/>
          <w:szCs w:val="10"/>
        </w:rPr>
        <w:t xml:space="preserve">  </w:t>
      </w:r>
      <w:r w:rsidRPr="00612822">
        <w:rPr>
          <w:rFonts w:ascii="Menlo" w:hAnsi="Menlo" w:cs="Menlo"/>
          <w:noProof/>
          <w:color w:val="008000"/>
          <w:sz w:val="10"/>
          <w:szCs w:val="10"/>
        </w:rPr>
        <w:t>// generate a token for the user</w:t>
      </w:r>
    </w:p>
    <w:p w14:paraId="7C210240"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public</w:t>
      </w:r>
      <w:r w:rsidRPr="00612822">
        <w:rPr>
          <w:rFonts w:ascii="Menlo" w:hAnsi="Menlo" w:cs="Menlo"/>
          <w:noProof/>
          <w:color w:val="000000"/>
          <w:sz w:val="10"/>
          <w:szCs w:val="10"/>
        </w:rPr>
        <w:t xml:space="preserve"> </w:t>
      </w:r>
      <w:r w:rsidRPr="00612822">
        <w:rPr>
          <w:rFonts w:ascii="Menlo" w:hAnsi="Menlo" w:cs="Menlo"/>
          <w:noProof/>
          <w:color w:val="0000FF"/>
          <w:sz w:val="10"/>
          <w:szCs w:val="10"/>
        </w:rPr>
        <w:t>String</w:t>
      </w:r>
      <w:r w:rsidRPr="00612822">
        <w:rPr>
          <w:rFonts w:ascii="Menlo" w:hAnsi="Menlo" w:cs="Menlo"/>
          <w:noProof/>
          <w:color w:val="000000"/>
          <w:sz w:val="10"/>
          <w:szCs w:val="10"/>
        </w:rPr>
        <w:t xml:space="preserve"> generateToken(</w:t>
      </w:r>
      <w:r w:rsidRPr="00612822">
        <w:rPr>
          <w:rFonts w:ascii="Menlo" w:hAnsi="Menlo" w:cs="Menlo"/>
          <w:noProof/>
          <w:color w:val="0000FF"/>
          <w:sz w:val="10"/>
          <w:szCs w:val="10"/>
        </w:rPr>
        <w:t>Authentication</w:t>
      </w:r>
      <w:r w:rsidRPr="00612822">
        <w:rPr>
          <w:rFonts w:ascii="Menlo" w:hAnsi="Menlo" w:cs="Menlo"/>
          <w:noProof/>
          <w:color w:val="000000"/>
          <w:sz w:val="10"/>
          <w:szCs w:val="10"/>
        </w:rPr>
        <w:t xml:space="preserve"> authentication) {</w:t>
      </w:r>
    </w:p>
    <w:p w14:paraId="196045FE"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String</w:t>
      </w:r>
      <w:r w:rsidRPr="00612822">
        <w:rPr>
          <w:rFonts w:ascii="Menlo" w:hAnsi="Menlo" w:cs="Menlo"/>
          <w:noProof/>
          <w:color w:val="000000"/>
          <w:sz w:val="10"/>
          <w:szCs w:val="10"/>
        </w:rPr>
        <w:t xml:space="preserve"> username = authentication.getName();</w:t>
      </w:r>
    </w:p>
    <w:p w14:paraId="1D69D4C0"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p>
    <w:p w14:paraId="00139B6D"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Date</w:t>
      </w:r>
      <w:r w:rsidRPr="00612822">
        <w:rPr>
          <w:rFonts w:ascii="Menlo" w:hAnsi="Menlo" w:cs="Menlo"/>
          <w:noProof/>
          <w:color w:val="000000"/>
          <w:sz w:val="10"/>
          <w:szCs w:val="10"/>
        </w:rPr>
        <w:t xml:space="preserve"> now = </w:t>
      </w:r>
      <w:r w:rsidRPr="00612822">
        <w:rPr>
          <w:rFonts w:ascii="Menlo" w:hAnsi="Menlo" w:cs="Menlo"/>
          <w:noProof/>
          <w:color w:val="0000FF"/>
          <w:sz w:val="10"/>
          <w:szCs w:val="10"/>
        </w:rPr>
        <w:t>new</w:t>
      </w:r>
      <w:r w:rsidRPr="00612822">
        <w:rPr>
          <w:rFonts w:ascii="Menlo" w:hAnsi="Menlo" w:cs="Menlo"/>
          <w:noProof/>
          <w:color w:val="000000"/>
          <w:sz w:val="10"/>
          <w:szCs w:val="10"/>
        </w:rPr>
        <w:t xml:space="preserve"> Date();</w:t>
      </w:r>
    </w:p>
    <w:p w14:paraId="0B3E57A1"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Date</w:t>
      </w:r>
      <w:r w:rsidRPr="00612822">
        <w:rPr>
          <w:rFonts w:ascii="Menlo" w:hAnsi="Menlo" w:cs="Menlo"/>
          <w:noProof/>
          <w:color w:val="000000"/>
          <w:sz w:val="10"/>
          <w:szCs w:val="10"/>
        </w:rPr>
        <w:t xml:space="preserve"> expiryDate = </w:t>
      </w:r>
      <w:r w:rsidRPr="00612822">
        <w:rPr>
          <w:rFonts w:ascii="Menlo" w:hAnsi="Menlo" w:cs="Menlo"/>
          <w:noProof/>
          <w:color w:val="0000FF"/>
          <w:sz w:val="10"/>
          <w:szCs w:val="10"/>
        </w:rPr>
        <w:t>new</w:t>
      </w:r>
      <w:r w:rsidRPr="00612822">
        <w:rPr>
          <w:rFonts w:ascii="Menlo" w:hAnsi="Menlo" w:cs="Menlo"/>
          <w:noProof/>
          <w:color w:val="000000"/>
          <w:sz w:val="10"/>
          <w:szCs w:val="10"/>
        </w:rPr>
        <w:t xml:space="preserve"> Date(now.getTime() + jwtExpirationInMs);</w:t>
      </w:r>
    </w:p>
    <w:p w14:paraId="71B46359" w14:textId="77777777" w:rsidR="00612822" w:rsidRPr="00612822" w:rsidRDefault="00612822" w:rsidP="00612822">
      <w:pPr>
        <w:shd w:val="clear" w:color="auto" w:fill="FFFFFF"/>
        <w:rPr>
          <w:rFonts w:ascii="Menlo" w:hAnsi="Menlo" w:cs="Menlo"/>
          <w:noProof/>
          <w:color w:val="000000"/>
          <w:sz w:val="10"/>
          <w:szCs w:val="10"/>
        </w:rPr>
      </w:pPr>
    </w:p>
    <w:p w14:paraId="30544D1B"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8000"/>
          <w:sz w:val="10"/>
          <w:szCs w:val="10"/>
        </w:rPr>
        <w:t>// create the token with the username, the current date, the expiration date, and the secret key</w:t>
      </w:r>
    </w:p>
    <w:p w14:paraId="2D1ECB51"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8000"/>
          <w:sz w:val="10"/>
          <w:szCs w:val="10"/>
        </w:rPr>
        <w:t>// builder chain pattern used to create the token</w:t>
      </w:r>
    </w:p>
    <w:p w14:paraId="116AB959"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String</w:t>
      </w:r>
      <w:r w:rsidRPr="00612822">
        <w:rPr>
          <w:rFonts w:ascii="Menlo" w:hAnsi="Menlo" w:cs="Menlo"/>
          <w:noProof/>
          <w:color w:val="000000"/>
          <w:sz w:val="10"/>
          <w:szCs w:val="10"/>
        </w:rPr>
        <w:t xml:space="preserve"> token = Jwts.builder()</w:t>
      </w:r>
    </w:p>
    <w:p w14:paraId="4655336B"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.subject(username) </w:t>
      </w:r>
      <w:r w:rsidRPr="00612822">
        <w:rPr>
          <w:rFonts w:ascii="Menlo" w:hAnsi="Menlo" w:cs="Menlo"/>
          <w:noProof/>
          <w:color w:val="008000"/>
          <w:sz w:val="10"/>
          <w:szCs w:val="10"/>
        </w:rPr>
        <w:t>// the username is the subject of the token. It will be extracted from the token when the user sends a request to the server.</w:t>
      </w:r>
    </w:p>
    <w:p w14:paraId="4DA27087"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.issuedAt(now)</w:t>
      </w:r>
    </w:p>
    <w:p w14:paraId="6BC3D105"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.expiration(expiryDate)</w:t>
      </w:r>
    </w:p>
    <w:p w14:paraId="52368ED2"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.signWith(getSigningKey(), Jwts.SIG.HS512)</w:t>
      </w:r>
    </w:p>
    <w:p w14:paraId="1211FE9C"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.compact();</w:t>
      </w:r>
    </w:p>
    <w:p w14:paraId="576164DC" w14:textId="77777777" w:rsidR="00612822" w:rsidRPr="00612822" w:rsidRDefault="00612822" w:rsidP="00612822">
      <w:pPr>
        <w:shd w:val="clear" w:color="auto" w:fill="FFFFFF"/>
        <w:rPr>
          <w:rFonts w:ascii="Menlo" w:hAnsi="Menlo" w:cs="Menlo"/>
          <w:noProof/>
          <w:color w:val="000000"/>
          <w:sz w:val="10"/>
          <w:szCs w:val="10"/>
        </w:rPr>
      </w:pPr>
    </w:p>
    <w:p w14:paraId="4E6742FB"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8000"/>
          <w:sz w:val="10"/>
          <w:szCs w:val="10"/>
        </w:rPr>
        <w:t>// Jwts.SIG.HS512 is the algorithm used to sign the token.</w:t>
      </w:r>
    </w:p>
    <w:p w14:paraId="6A818913"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8000"/>
          <w:sz w:val="10"/>
          <w:szCs w:val="10"/>
        </w:rPr>
        <w:t>// 512 means the key is 512 bits long.</w:t>
      </w:r>
    </w:p>
    <w:p w14:paraId="06747B57"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8000"/>
          <w:sz w:val="10"/>
          <w:szCs w:val="10"/>
        </w:rPr>
        <w:t>// The longer the key, the more secure the token.</w:t>
      </w:r>
    </w:p>
    <w:p w14:paraId="3DAC7F7D"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8000"/>
          <w:sz w:val="10"/>
          <w:szCs w:val="10"/>
        </w:rPr>
        <w:t>// SIG is short for signature.</w:t>
      </w:r>
    </w:p>
    <w:p w14:paraId="1DA3B1CF"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8000"/>
          <w:sz w:val="10"/>
          <w:szCs w:val="10"/>
        </w:rPr>
        <w:t>// The signature is used to verify that the token has not been tampered with.</w:t>
      </w:r>
    </w:p>
    <w:p w14:paraId="2BE90C0C"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8000"/>
          <w:sz w:val="10"/>
          <w:szCs w:val="10"/>
        </w:rPr>
        <w:t>// other algorithms could be RS256, RS384, RS512, ES256, ES384, ES512, PS256, PS384, PS512</w:t>
      </w:r>
    </w:p>
    <w:p w14:paraId="267FE487" w14:textId="77777777" w:rsidR="00612822" w:rsidRPr="00612822" w:rsidRDefault="00612822" w:rsidP="00612822">
      <w:pPr>
        <w:shd w:val="clear" w:color="auto" w:fill="FFFFFF"/>
        <w:rPr>
          <w:rFonts w:ascii="Menlo" w:hAnsi="Menlo" w:cs="Menlo"/>
          <w:noProof/>
          <w:color w:val="000000"/>
          <w:sz w:val="10"/>
          <w:szCs w:val="10"/>
        </w:rPr>
      </w:pPr>
    </w:p>
    <w:p w14:paraId="136EE36A"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return</w:t>
      </w:r>
      <w:r w:rsidRPr="00612822">
        <w:rPr>
          <w:rFonts w:ascii="Menlo" w:hAnsi="Menlo" w:cs="Menlo"/>
          <w:noProof/>
          <w:color w:val="000000"/>
          <w:sz w:val="10"/>
          <w:szCs w:val="10"/>
        </w:rPr>
        <w:t xml:space="preserve"> token;</w:t>
      </w:r>
    </w:p>
    <w:p w14:paraId="20172137"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p>
    <w:p w14:paraId="32620E4D" w14:textId="77777777" w:rsidR="00612822" w:rsidRPr="00612822" w:rsidRDefault="00612822" w:rsidP="00612822">
      <w:pPr>
        <w:shd w:val="clear" w:color="auto" w:fill="FFFFFF"/>
        <w:rPr>
          <w:rFonts w:ascii="Menlo" w:hAnsi="Menlo" w:cs="Menlo"/>
          <w:color w:val="000000"/>
          <w:sz w:val="10"/>
          <w:szCs w:val="10"/>
        </w:rPr>
      </w:pPr>
    </w:p>
    <w:p w14:paraId="76CB7936"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color w:val="000000"/>
          <w:sz w:val="10"/>
          <w:szCs w:val="10"/>
        </w:rPr>
        <w:t xml:space="preserve">   </w:t>
      </w:r>
      <w:r w:rsidRPr="00612822">
        <w:rPr>
          <w:rFonts w:ascii="Menlo" w:hAnsi="Menlo" w:cs="Menlo"/>
          <w:noProof/>
          <w:color w:val="000000"/>
          <w:sz w:val="10"/>
          <w:szCs w:val="10"/>
        </w:rPr>
        <w:t xml:space="preserve"> </w:t>
      </w:r>
      <w:r w:rsidRPr="00612822">
        <w:rPr>
          <w:rFonts w:ascii="Menlo" w:hAnsi="Menlo" w:cs="Menlo"/>
          <w:noProof/>
          <w:color w:val="008000"/>
          <w:sz w:val="10"/>
          <w:szCs w:val="10"/>
        </w:rPr>
        <w:t>// given a token, extract the username</w:t>
      </w:r>
    </w:p>
    <w:p w14:paraId="76F5F344"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8000"/>
          <w:sz w:val="10"/>
          <w:szCs w:val="10"/>
        </w:rPr>
        <w:t>// used when the user sends a request to the server attempting to access a protected resource</w:t>
      </w:r>
    </w:p>
    <w:p w14:paraId="54827236"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public</w:t>
      </w:r>
      <w:r w:rsidRPr="00612822">
        <w:rPr>
          <w:rFonts w:ascii="Menlo" w:hAnsi="Menlo" w:cs="Menlo"/>
          <w:noProof/>
          <w:color w:val="000000"/>
          <w:sz w:val="10"/>
          <w:szCs w:val="10"/>
        </w:rPr>
        <w:t xml:space="preserve"> </w:t>
      </w:r>
      <w:r w:rsidRPr="00612822">
        <w:rPr>
          <w:rFonts w:ascii="Menlo" w:hAnsi="Menlo" w:cs="Menlo"/>
          <w:noProof/>
          <w:color w:val="0000FF"/>
          <w:sz w:val="10"/>
          <w:szCs w:val="10"/>
        </w:rPr>
        <w:t>String</w:t>
      </w:r>
      <w:r w:rsidRPr="00612822">
        <w:rPr>
          <w:rFonts w:ascii="Menlo" w:hAnsi="Menlo" w:cs="Menlo"/>
          <w:noProof/>
          <w:color w:val="000000"/>
          <w:sz w:val="10"/>
          <w:szCs w:val="10"/>
        </w:rPr>
        <w:t xml:space="preserve"> getUsernameFromJWT(</w:t>
      </w:r>
      <w:r w:rsidRPr="00612822">
        <w:rPr>
          <w:rFonts w:ascii="Menlo" w:hAnsi="Menlo" w:cs="Menlo"/>
          <w:noProof/>
          <w:color w:val="0000FF"/>
          <w:sz w:val="10"/>
          <w:szCs w:val="10"/>
        </w:rPr>
        <w:t>String</w:t>
      </w:r>
      <w:r w:rsidRPr="00612822">
        <w:rPr>
          <w:rFonts w:ascii="Menlo" w:hAnsi="Menlo" w:cs="Menlo"/>
          <w:noProof/>
          <w:color w:val="000000"/>
          <w:sz w:val="10"/>
          <w:szCs w:val="10"/>
        </w:rPr>
        <w:t xml:space="preserve"> token) {</w:t>
      </w:r>
    </w:p>
    <w:p w14:paraId="2B645ADC"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8000"/>
          <w:sz w:val="10"/>
          <w:szCs w:val="10"/>
        </w:rPr>
        <w:t>// claims is the payload of the token which contains the username in hashed form</w:t>
      </w:r>
    </w:p>
    <w:p w14:paraId="43FE6A36"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Claims</w:t>
      </w:r>
      <w:r w:rsidRPr="00612822">
        <w:rPr>
          <w:rFonts w:ascii="Menlo" w:hAnsi="Menlo" w:cs="Menlo"/>
          <w:noProof/>
          <w:color w:val="000000"/>
          <w:sz w:val="10"/>
          <w:szCs w:val="10"/>
        </w:rPr>
        <w:t xml:space="preserve"> claims = Jwts.parser()</w:t>
      </w:r>
    </w:p>
    <w:p w14:paraId="123D6D9D"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.verifyWith(getSigningKey())</w:t>
      </w:r>
    </w:p>
    <w:p w14:paraId="59A2EB43"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.build()</w:t>
      </w:r>
    </w:p>
    <w:p w14:paraId="5A285144"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.parseSignedClaims(token)</w:t>
      </w:r>
    </w:p>
    <w:p w14:paraId="57C27512"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.getPayload();</w:t>
      </w:r>
    </w:p>
    <w:p w14:paraId="5A12056F" w14:textId="77777777" w:rsidR="00612822" w:rsidRPr="00612822" w:rsidRDefault="00612822" w:rsidP="00612822">
      <w:pPr>
        <w:shd w:val="clear" w:color="auto" w:fill="FFFFFF"/>
        <w:rPr>
          <w:rFonts w:ascii="Menlo" w:hAnsi="Menlo" w:cs="Menlo"/>
          <w:noProof/>
          <w:color w:val="000000"/>
          <w:sz w:val="10"/>
          <w:szCs w:val="10"/>
        </w:rPr>
      </w:pPr>
    </w:p>
    <w:p w14:paraId="0067619F"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String</w:t>
      </w:r>
      <w:r w:rsidRPr="00612822">
        <w:rPr>
          <w:rFonts w:ascii="Menlo" w:hAnsi="Menlo" w:cs="Menlo"/>
          <w:noProof/>
          <w:color w:val="000000"/>
          <w:sz w:val="10"/>
          <w:szCs w:val="10"/>
        </w:rPr>
        <w:t xml:space="preserve"> username  =  claims.getSubject();  </w:t>
      </w:r>
      <w:r w:rsidRPr="00612822">
        <w:rPr>
          <w:rFonts w:ascii="Menlo" w:hAnsi="Menlo" w:cs="Menlo"/>
          <w:noProof/>
          <w:color w:val="008000"/>
          <w:sz w:val="10"/>
          <w:szCs w:val="10"/>
        </w:rPr>
        <w:t>// fetch the username from the claims (payload) of the token</w:t>
      </w:r>
    </w:p>
    <w:p w14:paraId="1918D2A0"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return</w:t>
      </w:r>
      <w:r w:rsidRPr="00612822">
        <w:rPr>
          <w:rFonts w:ascii="Menlo" w:hAnsi="Menlo" w:cs="Menlo"/>
          <w:noProof/>
          <w:color w:val="000000"/>
          <w:sz w:val="10"/>
          <w:szCs w:val="10"/>
        </w:rPr>
        <w:t xml:space="preserve"> username;</w:t>
      </w:r>
    </w:p>
    <w:p w14:paraId="68551100"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p>
    <w:p w14:paraId="227A2325" w14:textId="77777777" w:rsidR="00612822" w:rsidRPr="00612822" w:rsidRDefault="00612822" w:rsidP="00612822">
      <w:pPr>
        <w:shd w:val="clear" w:color="auto" w:fill="FFFFFF"/>
        <w:rPr>
          <w:rFonts w:ascii="Menlo" w:hAnsi="Menlo" w:cs="Menlo"/>
          <w:noProof/>
          <w:color w:val="000000"/>
          <w:sz w:val="10"/>
          <w:szCs w:val="10"/>
        </w:rPr>
      </w:pPr>
    </w:p>
    <w:p w14:paraId="42A30EF1"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8000"/>
          <w:sz w:val="10"/>
          <w:szCs w:val="10"/>
        </w:rPr>
        <w:t>// the server can validate because it has the secret key loaded from the application.properties file</w:t>
      </w:r>
    </w:p>
    <w:p w14:paraId="04811EDA"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public</w:t>
      </w:r>
      <w:r w:rsidRPr="00612822">
        <w:rPr>
          <w:rFonts w:ascii="Menlo" w:hAnsi="Menlo" w:cs="Menlo"/>
          <w:noProof/>
          <w:color w:val="000000"/>
          <w:sz w:val="10"/>
          <w:szCs w:val="10"/>
        </w:rPr>
        <w:t xml:space="preserve"> </w:t>
      </w:r>
      <w:r w:rsidRPr="00612822">
        <w:rPr>
          <w:rFonts w:ascii="Menlo" w:hAnsi="Menlo" w:cs="Menlo"/>
          <w:noProof/>
          <w:color w:val="0000FF"/>
          <w:sz w:val="10"/>
          <w:szCs w:val="10"/>
        </w:rPr>
        <w:t>boolean</w:t>
      </w:r>
      <w:r w:rsidRPr="00612822">
        <w:rPr>
          <w:rFonts w:ascii="Menlo" w:hAnsi="Menlo" w:cs="Menlo"/>
          <w:noProof/>
          <w:color w:val="000000"/>
          <w:sz w:val="10"/>
          <w:szCs w:val="10"/>
        </w:rPr>
        <w:t xml:space="preserve"> validateToken(</w:t>
      </w:r>
      <w:r w:rsidRPr="00612822">
        <w:rPr>
          <w:rFonts w:ascii="Menlo" w:hAnsi="Menlo" w:cs="Menlo"/>
          <w:noProof/>
          <w:color w:val="0000FF"/>
          <w:sz w:val="10"/>
          <w:szCs w:val="10"/>
        </w:rPr>
        <w:t>String</w:t>
      </w:r>
      <w:r w:rsidRPr="00612822">
        <w:rPr>
          <w:rFonts w:ascii="Menlo" w:hAnsi="Menlo" w:cs="Menlo"/>
          <w:noProof/>
          <w:color w:val="000000"/>
          <w:sz w:val="10"/>
          <w:szCs w:val="10"/>
        </w:rPr>
        <w:t xml:space="preserve"> authToken) {</w:t>
      </w:r>
    </w:p>
    <w:p w14:paraId="688948DD"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try</w:t>
      </w:r>
      <w:r w:rsidRPr="00612822">
        <w:rPr>
          <w:rFonts w:ascii="Menlo" w:hAnsi="Menlo" w:cs="Menlo"/>
          <w:noProof/>
          <w:color w:val="000000"/>
          <w:sz w:val="10"/>
          <w:szCs w:val="10"/>
        </w:rPr>
        <w:t xml:space="preserve"> {</w:t>
      </w:r>
    </w:p>
    <w:p w14:paraId="75BD44E9"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Jwts.parser().verifyWith(getSigningKey()).build().parseSignedClaims(authToken);</w:t>
      </w:r>
    </w:p>
    <w:p w14:paraId="79099DCB"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return</w:t>
      </w:r>
      <w:r w:rsidRPr="00612822">
        <w:rPr>
          <w:rFonts w:ascii="Menlo" w:hAnsi="Menlo" w:cs="Menlo"/>
          <w:noProof/>
          <w:color w:val="000000"/>
          <w:sz w:val="10"/>
          <w:szCs w:val="10"/>
        </w:rPr>
        <w:t xml:space="preserve"> </w:t>
      </w:r>
      <w:r w:rsidRPr="00612822">
        <w:rPr>
          <w:rFonts w:ascii="Menlo" w:hAnsi="Menlo" w:cs="Menlo"/>
          <w:noProof/>
          <w:color w:val="0000FF"/>
          <w:sz w:val="10"/>
          <w:szCs w:val="10"/>
        </w:rPr>
        <w:t>true</w:t>
      </w:r>
      <w:r w:rsidRPr="00612822">
        <w:rPr>
          <w:rFonts w:ascii="Menlo" w:hAnsi="Menlo" w:cs="Menlo"/>
          <w:noProof/>
          <w:color w:val="000000"/>
          <w:sz w:val="10"/>
          <w:szCs w:val="10"/>
        </w:rPr>
        <w:t>;</w:t>
      </w:r>
    </w:p>
    <w:p w14:paraId="00F77E65"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 </w:t>
      </w:r>
      <w:r w:rsidRPr="00612822">
        <w:rPr>
          <w:rFonts w:ascii="Menlo" w:hAnsi="Menlo" w:cs="Menlo"/>
          <w:noProof/>
          <w:color w:val="0000FF"/>
          <w:sz w:val="10"/>
          <w:szCs w:val="10"/>
        </w:rPr>
        <w:t>catch</w:t>
      </w:r>
      <w:r w:rsidRPr="00612822">
        <w:rPr>
          <w:rFonts w:ascii="Menlo" w:hAnsi="Menlo" w:cs="Menlo"/>
          <w:noProof/>
          <w:color w:val="000000"/>
          <w:sz w:val="10"/>
          <w:szCs w:val="10"/>
        </w:rPr>
        <w:t xml:space="preserve"> (</w:t>
      </w:r>
      <w:r w:rsidRPr="00612822">
        <w:rPr>
          <w:rFonts w:ascii="Menlo" w:hAnsi="Menlo" w:cs="Menlo"/>
          <w:noProof/>
          <w:color w:val="0000FF"/>
          <w:sz w:val="10"/>
          <w:szCs w:val="10"/>
        </w:rPr>
        <w:t>Exception</w:t>
      </w:r>
      <w:r w:rsidRPr="00612822">
        <w:rPr>
          <w:rFonts w:ascii="Menlo" w:hAnsi="Menlo" w:cs="Menlo"/>
          <w:noProof/>
          <w:color w:val="000000"/>
          <w:sz w:val="10"/>
          <w:szCs w:val="10"/>
        </w:rPr>
        <w:t xml:space="preserve"> ex) {</w:t>
      </w:r>
    </w:p>
    <w:p w14:paraId="31B88FBB"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8000"/>
          <w:sz w:val="10"/>
          <w:szCs w:val="10"/>
        </w:rPr>
        <w:t>// Handle exceptions</w:t>
      </w:r>
    </w:p>
    <w:p w14:paraId="106EC4C4"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p>
    <w:p w14:paraId="047F4B4A"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r w:rsidRPr="00612822">
        <w:rPr>
          <w:rFonts w:ascii="Menlo" w:hAnsi="Menlo" w:cs="Menlo"/>
          <w:noProof/>
          <w:color w:val="0000FF"/>
          <w:sz w:val="10"/>
          <w:szCs w:val="10"/>
        </w:rPr>
        <w:t>return</w:t>
      </w:r>
      <w:r w:rsidRPr="00612822">
        <w:rPr>
          <w:rFonts w:ascii="Menlo" w:hAnsi="Menlo" w:cs="Menlo"/>
          <w:noProof/>
          <w:color w:val="000000"/>
          <w:sz w:val="10"/>
          <w:szCs w:val="10"/>
        </w:rPr>
        <w:t xml:space="preserve"> </w:t>
      </w:r>
      <w:r w:rsidRPr="00612822">
        <w:rPr>
          <w:rFonts w:ascii="Menlo" w:hAnsi="Menlo" w:cs="Menlo"/>
          <w:noProof/>
          <w:color w:val="0000FF"/>
          <w:sz w:val="10"/>
          <w:szCs w:val="10"/>
        </w:rPr>
        <w:t>false</w:t>
      </w:r>
      <w:r w:rsidRPr="00612822">
        <w:rPr>
          <w:rFonts w:ascii="Menlo" w:hAnsi="Menlo" w:cs="Menlo"/>
          <w:noProof/>
          <w:color w:val="000000"/>
          <w:sz w:val="10"/>
          <w:szCs w:val="10"/>
        </w:rPr>
        <w:t>;</w:t>
      </w:r>
    </w:p>
    <w:p w14:paraId="22781AEE"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 xml:space="preserve">    }</w:t>
      </w:r>
    </w:p>
    <w:p w14:paraId="74ADF1C4" w14:textId="77777777" w:rsidR="00612822" w:rsidRPr="00612822" w:rsidRDefault="00612822" w:rsidP="00612822">
      <w:pPr>
        <w:shd w:val="clear" w:color="auto" w:fill="FFFFFF"/>
        <w:rPr>
          <w:rFonts w:ascii="Menlo" w:hAnsi="Menlo" w:cs="Menlo"/>
          <w:noProof/>
          <w:color w:val="000000"/>
          <w:sz w:val="10"/>
          <w:szCs w:val="10"/>
        </w:rPr>
      </w:pPr>
      <w:r w:rsidRPr="00612822">
        <w:rPr>
          <w:rFonts w:ascii="Menlo" w:hAnsi="Menlo" w:cs="Menlo"/>
          <w:noProof/>
          <w:color w:val="000000"/>
          <w:sz w:val="10"/>
          <w:szCs w:val="10"/>
        </w:rPr>
        <w:t>}</w:t>
      </w:r>
    </w:p>
    <w:p w14:paraId="5020D178" w14:textId="77777777" w:rsidR="00612822" w:rsidRPr="00612822" w:rsidRDefault="00612822" w:rsidP="00612822">
      <w:pPr>
        <w:shd w:val="clear" w:color="auto" w:fill="FFFFFF"/>
        <w:rPr>
          <w:rFonts w:ascii="Menlo" w:hAnsi="Menlo" w:cs="Menlo"/>
          <w:color w:val="000000"/>
          <w:sz w:val="10"/>
          <w:szCs w:val="10"/>
        </w:rPr>
      </w:pPr>
    </w:p>
    <w:p w14:paraId="2A018705" w14:textId="77777777" w:rsidR="00572C92" w:rsidRDefault="00572C92" w:rsidP="00F469DB">
      <w:pPr>
        <w:pStyle w:val="NoSpacing"/>
        <w:rPr>
          <w:rStyle w:val="Strong"/>
        </w:rPr>
      </w:pPr>
      <w:r>
        <w:rPr>
          <w:rStyle w:val="Strong"/>
        </w:rPr>
        <w:t>Four tasks that this class performs:</w:t>
      </w:r>
    </w:p>
    <w:p w14:paraId="03019EED" w14:textId="328DD9BD" w:rsidR="00572C92" w:rsidRDefault="00572C92" w:rsidP="00DC6D6B">
      <w:pPr>
        <w:pStyle w:val="Heading3"/>
        <w:numPr>
          <w:ilvl w:val="0"/>
          <w:numId w:val="34"/>
        </w:numPr>
      </w:pPr>
      <w:bookmarkStart w:id="18" w:name="_Toc178064208"/>
      <w:r w:rsidRPr="008009A1">
        <w:rPr>
          <w:rStyle w:val="Strong"/>
        </w:rPr>
        <w:t>Generat</w:t>
      </w:r>
      <w:r>
        <w:rPr>
          <w:rStyle w:val="Strong"/>
          <w:b/>
          <w:bCs/>
        </w:rPr>
        <w:t>e</w:t>
      </w:r>
      <w:r w:rsidRPr="008009A1">
        <w:rPr>
          <w:rStyle w:val="Strong"/>
        </w:rPr>
        <w:t xml:space="preserve"> JWT Tokens</w:t>
      </w:r>
      <w:bookmarkEnd w:id="18"/>
    </w:p>
    <w:p w14:paraId="703A9DCC" w14:textId="77777777" w:rsidR="00572C92" w:rsidRDefault="00572C92" w:rsidP="00DC6D6B">
      <w:pPr>
        <w:numPr>
          <w:ilvl w:val="0"/>
          <w:numId w:val="17"/>
        </w:numPr>
        <w:spacing w:before="100" w:beforeAutospacing="1" w:after="100" w:afterAutospacing="1"/>
        <w:rPr>
          <w:noProof/>
        </w:rPr>
      </w:pPr>
      <w:r>
        <w:rPr>
          <w:rStyle w:val="Strong"/>
          <w:noProof/>
        </w:rPr>
        <w:t>Method</w:t>
      </w:r>
      <w:r>
        <w:rPr>
          <w:noProof/>
        </w:rPr>
        <w:t xml:space="preserve">: </w:t>
      </w:r>
      <w:r>
        <w:rPr>
          <w:rStyle w:val="HTMLCode"/>
          <w:noProof/>
        </w:rPr>
        <w:t>generateToken(Authentication authentication)</w:t>
      </w:r>
    </w:p>
    <w:p w14:paraId="13C481B1" w14:textId="77777777" w:rsidR="00572C92" w:rsidRDefault="00572C92" w:rsidP="00DC6D6B">
      <w:pPr>
        <w:numPr>
          <w:ilvl w:val="0"/>
          <w:numId w:val="17"/>
        </w:numPr>
        <w:spacing w:before="100" w:beforeAutospacing="1" w:after="100" w:afterAutospacing="1"/>
        <w:rPr>
          <w:noProof/>
        </w:rPr>
      </w:pPr>
      <w:r>
        <w:rPr>
          <w:rStyle w:val="Strong"/>
          <w:noProof/>
        </w:rPr>
        <w:t>Purpose</w:t>
      </w:r>
      <w:r>
        <w:rPr>
          <w:noProof/>
        </w:rPr>
        <w:t>: This method generates a JWT token based on the user's authentication details.</w:t>
      </w:r>
    </w:p>
    <w:p w14:paraId="74B020F7" w14:textId="77777777" w:rsidR="00572C92" w:rsidRDefault="00572C92" w:rsidP="00DC6D6B">
      <w:pPr>
        <w:numPr>
          <w:ilvl w:val="0"/>
          <w:numId w:val="17"/>
        </w:numPr>
        <w:spacing w:before="100" w:beforeAutospacing="1" w:after="100" w:afterAutospacing="1"/>
        <w:rPr>
          <w:noProof/>
        </w:rPr>
      </w:pPr>
      <w:r>
        <w:rPr>
          <w:rStyle w:val="Strong"/>
          <w:noProof/>
        </w:rPr>
        <w:t>Process</w:t>
      </w:r>
      <w:r>
        <w:rPr>
          <w:noProof/>
        </w:rPr>
        <w:t>:</w:t>
      </w:r>
    </w:p>
    <w:p w14:paraId="23ED9061" w14:textId="77777777" w:rsidR="00572C92" w:rsidRDefault="00572C92" w:rsidP="00DC6D6B">
      <w:pPr>
        <w:numPr>
          <w:ilvl w:val="1"/>
          <w:numId w:val="17"/>
        </w:numPr>
        <w:spacing w:before="100" w:beforeAutospacing="1" w:after="100" w:afterAutospacing="1"/>
        <w:rPr>
          <w:noProof/>
        </w:rPr>
      </w:pPr>
      <w:r>
        <w:rPr>
          <w:noProof/>
        </w:rPr>
        <w:t xml:space="preserve">It retrieves the username from the </w:t>
      </w:r>
      <w:r>
        <w:rPr>
          <w:rStyle w:val="HTMLCode"/>
          <w:noProof/>
        </w:rPr>
        <w:t>Authentication</w:t>
      </w:r>
      <w:r>
        <w:rPr>
          <w:noProof/>
        </w:rPr>
        <w:t xml:space="preserve"> object.</w:t>
      </w:r>
    </w:p>
    <w:p w14:paraId="6BC89B66" w14:textId="77777777" w:rsidR="00572C92" w:rsidRDefault="00572C92" w:rsidP="00DC6D6B">
      <w:pPr>
        <w:numPr>
          <w:ilvl w:val="1"/>
          <w:numId w:val="17"/>
        </w:numPr>
        <w:spacing w:before="100" w:beforeAutospacing="1" w:after="100" w:afterAutospacing="1"/>
        <w:rPr>
          <w:noProof/>
        </w:rPr>
      </w:pPr>
      <w:r>
        <w:rPr>
          <w:noProof/>
        </w:rPr>
        <w:t>It sets the current time (</w:t>
      </w:r>
      <w:r>
        <w:rPr>
          <w:rStyle w:val="HTMLCode"/>
          <w:noProof/>
        </w:rPr>
        <w:t>now</w:t>
      </w:r>
      <w:r>
        <w:rPr>
          <w:noProof/>
        </w:rPr>
        <w:t>) and the expiration time (</w:t>
      </w:r>
      <w:r>
        <w:rPr>
          <w:rStyle w:val="HTMLCode"/>
          <w:noProof/>
        </w:rPr>
        <w:t>expiryDate</w:t>
      </w:r>
      <w:r>
        <w:rPr>
          <w:noProof/>
        </w:rPr>
        <w:t>) based on the configured expiration duration.</w:t>
      </w:r>
    </w:p>
    <w:p w14:paraId="09FE80CF" w14:textId="77777777" w:rsidR="00572C92" w:rsidRDefault="00572C92" w:rsidP="00DC6D6B">
      <w:pPr>
        <w:numPr>
          <w:ilvl w:val="1"/>
          <w:numId w:val="17"/>
        </w:numPr>
        <w:spacing w:before="100" w:beforeAutospacing="1" w:after="100" w:afterAutospacing="1"/>
        <w:rPr>
          <w:noProof/>
        </w:rPr>
      </w:pPr>
      <w:r>
        <w:rPr>
          <w:noProof/>
        </w:rPr>
        <w:t xml:space="preserve">It uses the </w:t>
      </w:r>
      <w:r>
        <w:rPr>
          <w:rStyle w:val="HTMLCode"/>
          <w:noProof/>
        </w:rPr>
        <w:t>Jwts.builder()</w:t>
      </w:r>
      <w:r>
        <w:rPr>
          <w:noProof/>
        </w:rPr>
        <w:t xml:space="preserve"> to create the token with the subject (username), issue date, expiration date, and signs it with the secret key.</w:t>
      </w:r>
    </w:p>
    <w:p w14:paraId="03A03648" w14:textId="55B9C76E" w:rsidR="00572C92" w:rsidRPr="00572C92" w:rsidRDefault="00572C92" w:rsidP="00DC6D6B">
      <w:pPr>
        <w:pStyle w:val="Heading3"/>
        <w:numPr>
          <w:ilvl w:val="0"/>
          <w:numId w:val="34"/>
        </w:numPr>
        <w:rPr>
          <w:noProof/>
        </w:rPr>
      </w:pPr>
      <w:bookmarkStart w:id="19" w:name="_Toc178064209"/>
      <w:r w:rsidRPr="00572C92">
        <w:rPr>
          <w:rStyle w:val="Strong"/>
          <w:b/>
          <w:bCs/>
          <w:noProof/>
        </w:rPr>
        <w:t>Extract Information from JWT Tokens</w:t>
      </w:r>
      <w:bookmarkEnd w:id="19"/>
    </w:p>
    <w:p w14:paraId="344F1AA9" w14:textId="77777777" w:rsidR="00572C92" w:rsidRDefault="00572C92" w:rsidP="00DC6D6B">
      <w:pPr>
        <w:numPr>
          <w:ilvl w:val="0"/>
          <w:numId w:val="18"/>
        </w:numPr>
        <w:spacing w:before="100" w:beforeAutospacing="1" w:after="100" w:afterAutospacing="1"/>
        <w:rPr>
          <w:noProof/>
        </w:rPr>
      </w:pPr>
      <w:r>
        <w:rPr>
          <w:rStyle w:val="Strong"/>
          <w:noProof/>
        </w:rPr>
        <w:t>Method</w:t>
      </w:r>
      <w:r>
        <w:rPr>
          <w:noProof/>
        </w:rPr>
        <w:t xml:space="preserve">: </w:t>
      </w:r>
      <w:r>
        <w:rPr>
          <w:rStyle w:val="HTMLCode"/>
          <w:noProof/>
        </w:rPr>
        <w:t>getUsernameFromJWT(String token)</w:t>
      </w:r>
    </w:p>
    <w:p w14:paraId="59BE8934" w14:textId="77777777" w:rsidR="00572C92" w:rsidRDefault="00572C92" w:rsidP="00DC6D6B">
      <w:pPr>
        <w:numPr>
          <w:ilvl w:val="0"/>
          <w:numId w:val="18"/>
        </w:numPr>
        <w:spacing w:before="100" w:beforeAutospacing="1" w:after="100" w:afterAutospacing="1"/>
        <w:rPr>
          <w:noProof/>
        </w:rPr>
      </w:pPr>
      <w:r>
        <w:rPr>
          <w:rStyle w:val="Strong"/>
          <w:noProof/>
        </w:rPr>
        <w:t>Purpose</w:t>
      </w:r>
      <w:r>
        <w:rPr>
          <w:noProof/>
        </w:rPr>
        <w:t>: This method extracts the username (subject) from the JWT token.</w:t>
      </w:r>
    </w:p>
    <w:p w14:paraId="7DA2787D" w14:textId="77777777" w:rsidR="00572C92" w:rsidRDefault="00572C92" w:rsidP="00DC6D6B">
      <w:pPr>
        <w:numPr>
          <w:ilvl w:val="0"/>
          <w:numId w:val="18"/>
        </w:numPr>
        <w:spacing w:before="100" w:beforeAutospacing="1" w:after="100" w:afterAutospacing="1"/>
        <w:rPr>
          <w:noProof/>
        </w:rPr>
      </w:pPr>
      <w:r>
        <w:rPr>
          <w:rStyle w:val="Strong"/>
          <w:noProof/>
        </w:rPr>
        <w:t>Process</w:t>
      </w:r>
      <w:r>
        <w:rPr>
          <w:noProof/>
        </w:rPr>
        <w:t>:</w:t>
      </w:r>
    </w:p>
    <w:p w14:paraId="5CF54320" w14:textId="77777777" w:rsidR="00572C92" w:rsidRDefault="00572C92" w:rsidP="00DC6D6B">
      <w:pPr>
        <w:numPr>
          <w:ilvl w:val="1"/>
          <w:numId w:val="18"/>
        </w:numPr>
        <w:spacing w:before="100" w:beforeAutospacing="1" w:after="100" w:afterAutospacing="1"/>
        <w:rPr>
          <w:noProof/>
        </w:rPr>
      </w:pPr>
      <w:r>
        <w:rPr>
          <w:noProof/>
        </w:rPr>
        <w:t>It parses the token using the secret key to validate and extract the claims (payload).</w:t>
      </w:r>
    </w:p>
    <w:p w14:paraId="481D1C3C" w14:textId="77777777" w:rsidR="00572C92" w:rsidRDefault="00572C92" w:rsidP="00DC6D6B">
      <w:pPr>
        <w:numPr>
          <w:ilvl w:val="1"/>
          <w:numId w:val="18"/>
        </w:numPr>
        <w:spacing w:before="100" w:beforeAutospacing="1" w:after="100" w:afterAutospacing="1"/>
        <w:rPr>
          <w:noProof/>
        </w:rPr>
      </w:pPr>
      <w:r>
        <w:rPr>
          <w:noProof/>
        </w:rPr>
        <w:t>It retrieves the subject (username) from the claims.</w:t>
      </w:r>
    </w:p>
    <w:p w14:paraId="1FD0FC12" w14:textId="7608AFD3" w:rsidR="00572C92" w:rsidRPr="00572C92" w:rsidRDefault="00572C92" w:rsidP="00DC6D6B">
      <w:pPr>
        <w:pStyle w:val="Heading3"/>
        <w:numPr>
          <w:ilvl w:val="0"/>
          <w:numId w:val="34"/>
        </w:numPr>
        <w:rPr>
          <w:noProof/>
        </w:rPr>
      </w:pPr>
      <w:bookmarkStart w:id="20" w:name="_Toc178064210"/>
      <w:r w:rsidRPr="00572C92">
        <w:rPr>
          <w:rStyle w:val="Strong"/>
          <w:noProof/>
        </w:rPr>
        <w:t>Validate JWT Tokens</w:t>
      </w:r>
      <w:bookmarkEnd w:id="20"/>
    </w:p>
    <w:p w14:paraId="2F6302F3" w14:textId="77777777" w:rsidR="00572C92" w:rsidRDefault="00572C92" w:rsidP="00DC6D6B">
      <w:pPr>
        <w:numPr>
          <w:ilvl w:val="0"/>
          <w:numId w:val="19"/>
        </w:numPr>
        <w:spacing w:before="100" w:beforeAutospacing="1" w:after="100" w:afterAutospacing="1"/>
        <w:rPr>
          <w:noProof/>
        </w:rPr>
      </w:pPr>
      <w:r>
        <w:rPr>
          <w:rStyle w:val="Strong"/>
          <w:noProof/>
        </w:rPr>
        <w:lastRenderedPageBreak/>
        <w:t>Method</w:t>
      </w:r>
      <w:r>
        <w:rPr>
          <w:noProof/>
        </w:rPr>
        <w:t xml:space="preserve">: </w:t>
      </w:r>
      <w:r>
        <w:rPr>
          <w:rStyle w:val="HTMLCode"/>
          <w:noProof/>
        </w:rPr>
        <w:t>validateToken(String authToken)</w:t>
      </w:r>
    </w:p>
    <w:p w14:paraId="0474F7E7" w14:textId="77777777" w:rsidR="00572C92" w:rsidRDefault="00572C92" w:rsidP="00DC6D6B">
      <w:pPr>
        <w:numPr>
          <w:ilvl w:val="0"/>
          <w:numId w:val="19"/>
        </w:numPr>
        <w:spacing w:before="100" w:beforeAutospacing="1" w:after="100" w:afterAutospacing="1"/>
        <w:rPr>
          <w:noProof/>
        </w:rPr>
      </w:pPr>
      <w:r>
        <w:rPr>
          <w:rStyle w:val="Strong"/>
          <w:noProof/>
        </w:rPr>
        <w:t>Purpose</w:t>
      </w:r>
      <w:r>
        <w:rPr>
          <w:noProof/>
        </w:rPr>
        <w:t>: This method checks if the provided JWT token is valid.</w:t>
      </w:r>
    </w:p>
    <w:p w14:paraId="32058F73" w14:textId="77777777" w:rsidR="006C1DB8" w:rsidRPr="006C1DB8" w:rsidRDefault="00572C92" w:rsidP="00DC6D6B">
      <w:pPr>
        <w:pStyle w:val="Heading3"/>
        <w:numPr>
          <w:ilvl w:val="0"/>
          <w:numId w:val="34"/>
        </w:numPr>
        <w:rPr>
          <w:b w:val="0"/>
          <w:bCs w:val="0"/>
          <w:noProof/>
        </w:rPr>
      </w:pPr>
      <w:bookmarkStart w:id="21" w:name="_Toc178064211"/>
      <w:r>
        <w:rPr>
          <w:rStyle w:val="Strong"/>
          <w:noProof/>
        </w:rPr>
        <w:t>Process</w:t>
      </w:r>
      <w:r>
        <w:rPr>
          <w:noProof/>
        </w:rPr>
        <w:t xml:space="preserve"> tokens.</w:t>
      </w:r>
      <w:bookmarkEnd w:id="21"/>
      <w:r w:rsidR="00F469DB">
        <w:rPr>
          <w:noProof/>
        </w:rPr>
        <w:t xml:space="preserve"> </w:t>
      </w:r>
    </w:p>
    <w:p w14:paraId="2D5600EB" w14:textId="20BDF24F" w:rsidR="00572C92" w:rsidRPr="006C1DB8" w:rsidRDefault="006C1DB8" w:rsidP="006C1DB8">
      <w:pPr>
        <w:pStyle w:val="NoSpacing"/>
      </w:pPr>
      <w:r>
        <w:t>The method a</w:t>
      </w:r>
      <w:r w:rsidR="00572C92" w:rsidRPr="006C1DB8">
        <w:t xml:space="preserve"> attempts to parse the token using the secret key from the </w:t>
      </w:r>
      <w:proofErr w:type="spellStart"/>
      <w:proofErr w:type="gramStart"/>
      <w:r w:rsidR="00572C92" w:rsidRPr="006C1DB8">
        <w:t>application.properties</w:t>
      </w:r>
      <w:proofErr w:type="spellEnd"/>
      <w:proofErr w:type="gramEnd"/>
      <w:r w:rsidR="00572C92" w:rsidRPr="006C1DB8">
        <w:t xml:space="preserve"> file.</w:t>
      </w:r>
    </w:p>
    <w:p w14:paraId="3B6BDB0F" w14:textId="77777777" w:rsidR="00A902BE" w:rsidRDefault="00A902BE" w:rsidP="00A902BE">
      <w:pPr>
        <w:pBdr>
          <w:bottom w:val="double" w:sz="6" w:space="1" w:color="auto"/>
        </w:pBdr>
        <w:shd w:val="clear" w:color="auto" w:fill="FFFFFF"/>
        <w:spacing w:line="225" w:lineRule="atLeast"/>
        <w:rPr>
          <w:rFonts w:ascii="Menlo" w:hAnsi="Menlo" w:cs="Menlo"/>
          <w:color w:val="000000"/>
          <w:sz w:val="15"/>
          <w:szCs w:val="15"/>
        </w:rPr>
      </w:pPr>
    </w:p>
    <w:p w14:paraId="656C5322" w14:textId="77777777" w:rsidR="00AB7EA1" w:rsidRDefault="00AB7EA1" w:rsidP="00624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6636E56" w14:textId="77777777" w:rsidR="00670898" w:rsidRDefault="00670898" w:rsidP="00624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86228E4" w14:textId="1EE836E3" w:rsidR="00670898" w:rsidRPr="00624F75" w:rsidRDefault="008009A1" w:rsidP="008009A1">
      <w:pPr>
        <w:pStyle w:val="Heading2"/>
        <w:rPr>
          <w:rFonts w:eastAsia="Times New Roman"/>
          <w:noProof/>
        </w:rPr>
      </w:pPr>
      <w:bookmarkStart w:id="22" w:name="_Toc178064212"/>
      <w:r>
        <w:rPr>
          <w:noProof/>
        </w:rPr>
        <w:t>JwtAuthenticationFilter</w:t>
      </w:r>
      <w:bookmarkEnd w:id="22"/>
    </w:p>
    <w:p w14:paraId="6C3255C9" w14:textId="5940B126" w:rsidR="00414D45" w:rsidRDefault="00624F75" w:rsidP="00DC6D6B">
      <w:pPr>
        <w:pStyle w:val="ListParagraph"/>
        <w:numPr>
          <w:ilvl w:val="0"/>
          <w:numId w:val="20"/>
        </w:numPr>
        <w:spacing w:before="100" w:beforeAutospacing="1" w:after="100" w:afterAutospacing="1"/>
        <w:rPr>
          <w:noProof/>
        </w:rPr>
      </w:pPr>
      <w:r w:rsidRPr="00624F75">
        <w:rPr>
          <w:noProof/>
        </w:rPr>
        <w:t xml:space="preserve">Create a </w:t>
      </w:r>
      <w:r w:rsidRPr="00B841F3">
        <w:rPr>
          <w:rFonts w:ascii="Courier New" w:hAnsi="Courier New" w:cs="Courier New"/>
          <w:noProof/>
          <w:sz w:val="20"/>
          <w:szCs w:val="20"/>
        </w:rPr>
        <w:t>JwtAuthenticationFilter</w:t>
      </w:r>
      <w:r w:rsidRPr="00624F75">
        <w:rPr>
          <w:noProof/>
        </w:rPr>
        <w:t xml:space="preserve"> </w:t>
      </w:r>
      <w:r w:rsidR="008009A1">
        <w:rPr>
          <w:noProof/>
        </w:rPr>
        <w:t xml:space="preserve">class in the security folder. The </w:t>
      </w:r>
      <w:r w:rsidR="00164600">
        <w:rPr>
          <w:noProof/>
        </w:rPr>
        <w:t>class</w:t>
      </w:r>
      <w:r w:rsidRPr="00624F75">
        <w:rPr>
          <w:noProof/>
        </w:rPr>
        <w:t xml:space="preserve"> filter</w:t>
      </w:r>
      <w:r w:rsidR="00164600">
        <w:rPr>
          <w:noProof/>
        </w:rPr>
        <w:t>s</w:t>
      </w:r>
      <w:r w:rsidRPr="00624F75">
        <w:rPr>
          <w:noProof/>
        </w:rPr>
        <w:t xml:space="preserve"> incoming requests and validate</w:t>
      </w:r>
      <w:r w:rsidR="00164600">
        <w:rPr>
          <w:noProof/>
        </w:rPr>
        <w:t>s</w:t>
      </w:r>
      <w:r w:rsidRPr="00624F75">
        <w:rPr>
          <w:noProof/>
        </w:rPr>
        <w:t xml:space="preserve"> the JWT</w:t>
      </w:r>
      <w:r w:rsidR="00B841F3">
        <w:rPr>
          <w:noProof/>
        </w:rPr>
        <w:t xml:space="preserve">.  </w:t>
      </w:r>
    </w:p>
    <w:p w14:paraId="06280EFE" w14:textId="16164B58" w:rsidR="00AB7EA1" w:rsidRPr="00624F75" w:rsidRDefault="00AB7EA1" w:rsidP="00AB7EA1">
      <w:pPr>
        <w:spacing w:before="100" w:beforeAutospacing="1" w:after="100" w:afterAutospacing="1"/>
        <w:rPr>
          <w:noProof/>
        </w:rPr>
      </w:pPr>
      <w:r>
        <w:rPr>
          <w:noProof/>
        </w:rPr>
        <w:t>Source code for JwtAuthenticationFilter</w:t>
      </w:r>
    </w:p>
    <w:p w14:paraId="1B7AA174" w14:textId="583D89C7" w:rsidR="00624F75" w:rsidRPr="00624F75" w:rsidRDefault="00164600" w:rsidP="00624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 xml:space="preserve"> </w:t>
      </w:r>
    </w:p>
    <w:p w14:paraId="3C178E30"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FF"/>
          <w:sz w:val="13"/>
          <w:szCs w:val="13"/>
        </w:rPr>
        <w:t>package</w:t>
      </w:r>
      <w:r w:rsidRPr="00612822">
        <w:rPr>
          <w:rFonts w:ascii="Menlo" w:hAnsi="Menlo" w:cs="Menlo"/>
          <w:noProof/>
          <w:color w:val="000000"/>
          <w:sz w:val="13"/>
          <w:szCs w:val="13"/>
        </w:rPr>
        <w:t xml:space="preserve"> com.shadsluiter.ordersapp.security;</w:t>
      </w:r>
    </w:p>
    <w:p w14:paraId="6EB68A0C" w14:textId="77777777" w:rsidR="00612822" w:rsidRPr="00612822" w:rsidRDefault="00612822" w:rsidP="00612822">
      <w:pPr>
        <w:shd w:val="clear" w:color="auto" w:fill="FFFFFF"/>
        <w:rPr>
          <w:rFonts w:ascii="Menlo" w:hAnsi="Menlo" w:cs="Menlo"/>
          <w:noProof/>
          <w:color w:val="000000"/>
          <w:sz w:val="13"/>
          <w:szCs w:val="13"/>
        </w:rPr>
      </w:pPr>
    </w:p>
    <w:p w14:paraId="6BDADA8E"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FF"/>
          <w:sz w:val="13"/>
          <w:szCs w:val="13"/>
        </w:rPr>
        <w:t>import</w:t>
      </w:r>
      <w:r w:rsidRPr="00612822">
        <w:rPr>
          <w:rFonts w:ascii="Menlo" w:hAnsi="Menlo" w:cs="Menlo"/>
          <w:noProof/>
          <w:color w:val="000000"/>
          <w:sz w:val="13"/>
          <w:szCs w:val="13"/>
        </w:rPr>
        <w:t xml:space="preserve"> org.springframework.security.authentication.UsernamePasswordAuthenticationToken;</w:t>
      </w:r>
    </w:p>
    <w:p w14:paraId="45FF5E84"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FF"/>
          <w:sz w:val="13"/>
          <w:szCs w:val="13"/>
        </w:rPr>
        <w:t>import</w:t>
      </w:r>
      <w:r w:rsidRPr="00612822">
        <w:rPr>
          <w:rFonts w:ascii="Menlo" w:hAnsi="Menlo" w:cs="Menlo"/>
          <w:noProof/>
          <w:color w:val="000000"/>
          <w:sz w:val="13"/>
          <w:szCs w:val="13"/>
        </w:rPr>
        <w:t xml:space="preserve"> org.springframework.security.core.context.SecurityContextHolder;</w:t>
      </w:r>
    </w:p>
    <w:p w14:paraId="70D9BB34"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FF"/>
          <w:sz w:val="13"/>
          <w:szCs w:val="13"/>
        </w:rPr>
        <w:t>import</w:t>
      </w:r>
      <w:r w:rsidRPr="00612822">
        <w:rPr>
          <w:rFonts w:ascii="Menlo" w:hAnsi="Menlo" w:cs="Menlo"/>
          <w:noProof/>
          <w:color w:val="000000"/>
          <w:sz w:val="13"/>
          <w:szCs w:val="13"/>
        </w:rPr>
        <w:t xml:space="preserve"> org.springframework.security.core.userdetails.UserDetails;</w:t>
      </w:r>
    </w:p>
    <w:p w14:paraId="6BEF9E24"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FF"/>
          <w:sz w:val="13"/>
          <w:szCs w:val="13"/>
        </w:rPr>
        <w:t>import</w:t>
      </w:r>
      <w:r w:rsidRPr="00612822">
        <w:rPr>
          <w:rFonts w:ascii="Menlo" w:hAnsi="Menlo" w:cs="Menlo"/>
          <w:noProof/>
          <w:color w:val="000000"/>
          <w:sz w:val="13"/>
          <w:szCs w:val="13"/>
        </w:rPr>
        <w:t xml:space="preserve"> org.springframework.security.core.userdetails.UserDetailsService;</w:t>
      </w:r>
    </w:p>
    <w:p w14:paraId="6292CCC7"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FF"/>
          <w:sz w:val="13"/>
          <w:szCs w:val="13"/>
        </w:rPr>
        <w:t>import</w:t>
      </w:r>
      <w:r w:rsidRPr="00612822">
        <w:rPr>
          <w:rFonts w:ascii="Menlo" w:hAnsi="Menlo" w:cs="Menlo"/>
          <w:noProof/>
          <w:color w:val="000000"/>
          <w:sz w:val="13"/>
          <w:szCs w:val="13"/>
        </w:rPr>
        <w:t xml:space="preserve"> org.springframework.security.web.authentication.WebAuthenticationDetailsSource;</w:t>
      </w:r>
    </w:p>
    <w:p w14:paraId="34C6D851"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FF"/>
          <w:sz w:val="13"/>
          <w:szCs w:val="13"/>
        </w:rPr>
        <w:t>import</w:t>
      </w:r>
      <w:r w:rsidRPr="00612822">
        <w:rPr>
          <w:rFonts w:ascii="Menlo" w:hAnsi="Menlo" w:cs="Menlo"/>
          <w:noProof/>
          <w:color w:val="000000"/>
          <w:sz w:val="13"/>
          <w:szCs w:val="13"/>
        </w:rPr>
        <w:t xml:space="preserve"> org.springframework.stereotype.</w:t>
      </w:r>
      <w:r w:rsidRPr="00612822">
        <w:rPr>
          <w:rFonts w:ascii="Menlo" w:hAnsi="Menlo" w:cs="Menlo"/>
          <w:noProof/>
          <w:color w:val="0000FF"/>
          <w:sz w:val="13"/>
          <w:szCs w:val="13"/>
        </w:rPr>
        <w:t>Component</w:t>
      </w:r>
      <w:r w:rsidRPr="00612822">
        <w:rPr>
          <w:rFonts w:ascii="Menlo" w:hAnsi="Menlo" w:cs="Menlo"/>
          <w:noProof/>
          <w:color w:val="000000"/>
          <w:sz w:val="13"/>
          <w:szCs w:val="13"/>
        </w:rPr>
        <w:t>;</w:t>
      </w:r>
    </w:p>
    <w:p w14:paraId="4B657617"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FF"/>
          <w:sz w:val="13"/>
          <w:szCs w:val="13"/>
        </w:rPr>
        <w:t>import</w:t>
      </w:r>
      <w:r w:rsidRPr="00612822">
        <w:rPr>
          <w:rFonts w:ascii="Menlo" w:hAnsi="Menlo" w:cs="Menlo"/>
          <w:noProof/>
          <w:color w:val="000000"/>
          <w:sz w:val="13"/>
          <w:szCs w:val="13"/>
        </w:rPr>
        <w:t xml:space="preserve"> org.springframework.web.filter.OncePerRequestFilter;</w:t>
      </w:r>
    </w:p>
    <w:p w14:paraId="0E7021F5" w14:textId="77777777" w:rsidR="00612822" w:rsidRPr="00612822" w:rsidRDefault="00612822" w:rsidP="00612822">
      <w:pPr>
        <w:shd w:val="clear" w:color="auto" w:fill="FFFFFF"/>
        <w:rPr>
          <w:rFonts w:ascii="Menlo" w:hAnsi="Menlo" w:cs="Menlo"/>
          <w:noProof/>
          <w:color w:val="000000"/>
          <w:sz w:val="13"/>
          <w:szCs w:val="13"/>
        </w:rPr>
      </w:pPr>
    </w:p>
    <w:p w14:paraId="7ED3600F"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FF"/>
          <w:sz w:val="13"/>
          <w:szCs w:val="13"/>
        </w:rPr>
        <w:t>import</w:t>
      </w:r>
      <w:r w:rsidRPr="00612822">
        <w:rPr>
          <w:rFonts w:ascii="Menlo" w:hAnsi="Menlo" w:cs="Menlo"/>
          <w:noProof/>
          <w:color w:val="000000"/>
          <w:sz w:val="13"/>
          <w:szCs w:val="13"/>
        </w:rPr>
        <w:t xml:space="preserve"> jakarta.servlet.FilterChain;</w:t>
      </w:r>
    </w:p>
    <w:p w14:paraId="0E191829"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FF"/>
          <w:sz w:val="13"/>
          <w:szCs w:val="13"/>
        </w:rPr>
        <w:t>import</w:t>
      </w:r>
      <w:r w:rsidRPr="00612822">
        <w:rPr>
          <w:rFonts w:ascii="Menlo" w:hAnsi="Menlo" w:cs="Menlo"/>
          <w:noProof/>
          <w:color w:val="000000"/>
          <w:sz w:val="13"/>
          <w:szCs w:val="13"/>
        </w:rPr>
        <w:t xml:space="preserve"> jakarta.servlet.ServletException;</w:t>
      </w:r>
    </w:p>
    <w:p w14:paraId="73C0A858"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FF"/>
          <w:sz w:val="13"/>
          <w:szCs w:val="13"/>
        </w:rPr>
        <w:t>import</w:t>
      </w:r>
      <w:r w:rsidRPr="00612822">
        <w:rPr>
          <w:rFonts w:ascii="Menlo" w:hAnsi="Menlo" w:cs="Menlo"/>
          <w:noProof/>
          <w:color w:val="000000"/>
          <w:sz w:val="13"/>
          <w:szCs w:val="13"/>
        </w:rPr>
        <w:t xml:space="preserve"> jakarta.servlet.http.HttpServletRequest;</w:t>
      </w:r>
    </w:p>
    <w:p w14:paraId="410734CD"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FF"/>
          <w:sz w:val="13"/>
          <w:szCs w:val="13"/>
        </w:rPr>
        <w:t>import</w:t>
      </w:r>
      <w:r w:rsidRPr="00612822">
        <w:rPr>
          <w:rFonts w:ascii="Menlo" w:hAnsi="Menlo" w:cs="Menlo"/>
          <w:noProof/>
          <w:color w:val="000000"/>
          <w:sz w:val="13"/>
          <w:szCs w:val="13"/>
        </w:rPr>
        <w:t xml:space="preserve"> jakarta.servlet.http.HttpServletResponse;</w:t>
      </w:r>
    </w:p>
    <w:p w14:paraId="4C8167A0" w14:textId="77777777" w:rsidR="00612822" w:rsidRPr="00612822" w:rsidRDefault="00612822" w:rsidP="00612822">
      <w:pPr>
        <w:shd w:val="clear" w:color="auto" w:fill="FFFFFF"/>
        <w:rPr>
          <w:rFonts w:ascii="Menlo" w:hAnsi="Menlo" w:cs="Menlo"/>
          <w:noProof/>
          <w:color w:val="000000"/>
          <w:sz w:val="13"/>
          <w:szCs w:val="13"/>
        </w:rPr>
      </w:pPr>
    </w:p>
    <w:p w14:paraId="1B714616"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FF"/>
          <w:sz w:val="13"/>
          <w:szCs w:val="13"/>
        </w:rPr>
        <w:t>import</w:t>
      </w:r>
      <w:r w:rsidRPr="00612822">
        <w:rPr>
          <w:rFonts w:ascii="Menlo" w:hAnsi="Menlo" w:cs="Menlo"/>
          <w:noProof/>
          <w:color w:val="000000"/>
          <w:sz w:val="13"/>
          <w:szCs w:val="13"/>
        </w:rPr>
        <w:t xml:space="preserve"> java.io.IOException;</w:t>
      </w:r>
    </w:p>
    <w:p w14:paraId="639A6F1D" w14:textId="77777777" w:rsidR="00612822" w:rsidRPr="00612822" w:rsidRDefault="00612822" w:rsidP="00612822">
      <w:pPr>
        <w:shd w:val="clear" w:color="auto" w:fill="FFFFFF"/>
        <w:rPr>
          <w:rFonts w:ascii="Menlo" w:hAnsi="Menlo" w:cs="Menlo"/>
          <w:color w:val="000000"/>
          <w:sz w:val="13"/>
          <w:szCs w:val="13"/>
        </w:rPr>
      </w:pPr>
    </w:p>
    <w:p w14:paraId="36A5A36C"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8000"/>
          <w:sz w:val="13"/>
          <w:szCs w:val="13"/>
        </w:rPr>
        <w:t>// This class is responsible for authenticating the user based on the JWT token.</w:t>
      </w:r>
    </w:p>
    <w:p w14:paraId="0B7B31B1"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w:t>
      </w:r>
      <w:r w:rsidRPr="00612822">
        <w:rPr>
          <w:rFonts w:ascii="Menlo" w:hAnsi="Menlo" w:cs="Menlo"/>
          <w:noProof/>
          <w:color w:val="0000FF"/>
          <w:sz w:val="13"/>
          <w:szCs w:val="13"/>
        </w:rPr>
        <w:t>Component</w:t>
      </w:r>
    </w:p>
    <w:p w14:paraId="102E0368"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FF"/>
          <w:sz w:val="13"/>
          <w:szCs w:val="13"/>
        </w:rPr>
        <w:t>public</w:t>
      </w:r>
      <w:r w:rsidRPr="00612822">
        <w:rPr>
          <w:rFonts w:ascii="Menlo" w:hAnsi="Menlo" w:cs="Menlo"/>
          <w:noProof/>
          <w:color w:val="000000"/>
          <w:sz w:val="13"/>
          <w:szCs w:val="13"/>
        </w:rPr>
        <w:t xml:space="preserve"> </w:t>
      </w:r>
      <w:r w:rsidRPr="00612822">
        <w:rPr>
          <w:rFonts w:ascii="Menlo" w:hAnsi="Menlo" w:cs="Menlo"/>
          <w:noProof/>
          <w:color w:val="0000FF"/>
          <w:sz w:val="13"/>
          <w:szCs w:val="13"/>
        </w:rPr>
        <w:t>class</w:t>
      </w:r>
      <w:r w:rsidRPr="00612822">
        <w:rPr>
          <w:rFonts w:ascii="Menlo" w:hAnsi="Menlo" w:cs="Menlo"/>
          <w:noProof/>
          <w:color w:val="000000"/>
          <w:sz w:val="13"/>
          <w:szCs w:val="13"/>
        </w:rPr>
        <w:t xml:space="preserve"> JwtAuthenticationFilter </w:t>
      </w:r>
      <w:r w:rsidRPr="00612822">
        <w:rPr>
          <w:rFonts w:ascii="Menlo" w:hAnsi="Menlo" w:cs="Menlo"/>
          <w:noProof/>
          <w:color w:val="0000FF"/>
          <w:sz w:val="13"/>
          <w:szCs w:val="13"/>
        </w:rPr>
        <w:t>extends</w:t>
      </w:r>
      <w:r w:rsidRPr="00612822">
        <w:rPr>
          <w:rFonts w:ascii="Menlo" w:hAnsi="Menlo" w:cs="Menlo"/>
          <w:noProof/>
          <w:color w:val="000000"/>
          <w:sz w:val="13"/>
          <w:szCs w:val="13"/>
        </w:rPr>
        <w:t xml:space="preserve"> OncePerRequestFilter {</w:t>
      </w:r>
    </w:p>
    <w:p w14:paraId="504577C9" w14:textId="77777777" w:rsidR="00612822" w:rsidRPr="00612822" w:rsidRDefault="00612822" w:rsidP="00612822">
      <w:pPr>
        <w:shd w:val="clear" w:color="auto" w:fill="FFFFFF"/>
        <w:rPr>
          <w:rFonts w:ascii="Menlo" w:hAnsi="Menlo" w:cs="Menlo"/>
          <w:noProof/>
          <w:color w:val="000000"/>
          <w:sz w:val="13"/>
          <w:szCs w:val="13"/>
        </w:rPr>
      </w:pPr>
    </w:p>
    <w:p w14:paraId="14112D0B"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private</w:t>
      </w:r>
      <w:r w:rsidRPr="00612822">
        <w:rPr>
          <w:rFonts w:ascii="Menlo" w:hAnsi="Menlo" w:cs="Menlo"/>
          <w:noProof/>
          <w:color w:val="000000"/>
          <w:sz w:val="13"/>
          <w:szCs w:val="13"/>
        </w:rPr>
        <w:t xml:space="preserve"> </w:t>
      </w:r>
      <w:r w:rsidRPr="00612822">
        <w:rPr>
          <w:rFonts w:ascii="Menlo" w:hAnsi="Menlo" w:cs="Menlo"/>
          <w:noProof/>
          <w:color w:val="0000FF"/>
          <w:sz w:val="13"/>
          <w:szCs w:val="13"/>
        </w:rPr>
        <w:t>final</w:t>
      </w:r>
      <w:r w:rsidRPr="00612822">
        <w:rPr>
          <w:rFonts w:ascii="Menlo" w:hAnsi="Menlo" w:cs="Menlo"/>
          <w:noProof/>
          <w:color w:val="000000"/>
          <w:sz w:val="13"/>
          <w:szCs w:val="13"/>
        </w:rPr>
        <w:t xml:space="preserve"> </w:t>
      </w:r>
      <w:r w:rsidRPr="00612822">
        <w:rPr>
          <w:rFonts w:ascii="Menlo" w:hAnsi="Menlo" w:cs="Menlo"/>
          <w:noProof/>
          <w:color w:val="0000FF"/>
          <w:sz w:val="13"/>
          <w:szCs w:val="13"/>
        </w:rPr>
        <w:t>JwtTokenProvider</w:t>
      </w:r>
      <w:r w:rsidRPr="00612822">
        <w:rPr>
          <w:rFonts w:ascii="Menlo" w:hAnsi="Menlo" w:cs="Menlo"/>
          <w:noProof/>
          <w:color w:val="000000"/>
          <w:sz w:val="13"/>
          <w:szCs w:val="13"/>
        </w:rPr>
        <w:t xml:space="preserve"> jwtTokenProvider;</w:t>
      </w:r>
    </w:p>
    <w:p w14:paraId="71F9BC5C"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private</w:t>
      </w:r>
      <w:r w:rsidRPr="00612822">
        <w:rPr>
          <w:rFonts w:ascii="Menlo" w:hAnsi="Menlo" w:cs="Menlo"/>
          <w:noProof/>
          <w:color w:val="000000"/>
          <w:sz w:val="13"/>
          <w:szCs w:val="13"/>
        </w:rPr>
        <w:t xml:space="preserve"> </w:t>
      </w:r>
      <w:r w:rsidRPr="00612822">
        <w:rPr>
          <w:rFonts w:ascii="Menlo" w:hAnsi="Menlo" w:cs="Menlo"/>
          <w:noProof/>
          <w:color w:val="0000FF"/>
          <w:sz w:val="13"/>
          <w:szCs w:val="13"/>
        </w:rPr>
        <w:t>final</w:t>
      </w:r>
      <w:r w:rsidRPr="00612822">
        <w:rPr>
          <w:rFonts w:ascii="Menlo" w:hAnsi="Menlo" w:cs="Menlo"/>
          <w:noProof/>
          <w:color w:val="000000"/>
          <w:sz w:val="13"/>
          <w:szCs w:val="13"/>
        </w:rPr>
        <w:t xml:space="preserve"> </w:t>
      </w:r>
      <w:r w:rsidRPr="00612822">
        <w:rPr>
          <w:rFonts w:ascii="Menlo" w:hAnsi="Menlo" w:cs="Menlo"/>
          <w:noProof/>
          <w:color w:val="0000FF"/>
          <w:sz w:val="13"/>
          <w:szCs w:val="13"/>
        </w:rPr>
        <w:t>UserDetailsService</w:t>
      </w:r>
      <w:r w:rsidRPr="00612822">
        <w:rPr>
          <w:rFonts w:ascii="Menlo" w:hAnsi="Menlo" w:cs="Menlo"/>
          <w:noProof/>
          <w:color w:val="000000"/>
          <w:sz w:val="13"/>
          <w:szCs w:val="13"/>
        </w:rPr>
        <w:t xml:space="preserve"> userDetailsService;</w:t>
      </w:r>
    </w:p>
    <w:p w14:paraId="14BC0C90" w14:textId="77777777" w:rsidR="00612822" w:rsidRPr="00612822" w:rsidRDefault="00612822" w:rsidP="00612822">
      <w:pPr>
        <w:shd w:val="clear" w:color="auto" w:fill="FFFFFF"/>
        <w:rPr>
          <w:rFonts w:ascii="Menlo" w:hAnsi="Menlo" w:cs="Menlo"/>
          <w:noProof/>
          <w:color w:val="000000"/>
          <w:sz w:val="13"/>
          <w:szCs w:val="13"/>
        </w:rPr>
      </w:pPr>
    </w:p>
    <w:p w14:paraId="0D3A9C99"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public</w:t>
      </w:r>
      <w:r w:rsidRPr="00612822">
        <w:rPr>
          <w:rFonts w:ascii="Menlo" w:hAnsi="Menlo" w:cs="Menlo"/>
          <w:noProof/>
          <w:color w:val="000000"/>
          <w:sz w:val="13"/>
          <w:szCs w:val="13"/>
        </w:rPr>
        <w:t xml:space="preserve"> JwtAuthenticationFilter(</w:t>
      </w:r>
      <w:r w:rsidRPr="00612822">
        <w:rPr>
          <w:rFonts w:ascii="Menlo" w:hAnsi="Menlo" w:cs="Menlo"/>
          <w:noProof/>
          <w:color w:val="0000FF"/>
          <w:sz w:val="13"/>
          <w:szCs w:val="13"/>
        </w:rPr>
        <w:t>JwtTokenProvider</w:t>
      </w:r>
      <w:r w:rsidRPr="00612822">
        <w:rPr>
          <w:rFonts w:ascii="Menlo" w:hAnsi="Menlo" w:cs="Menlo"/>
          <w:noProof/>
          <w:color w:val="000000"/>
          <w:sz w:val="13"/>
          <w:szCs w:val="13"/>
        </w:rPr>
        <w:t xml:space="preserve"> jwtTokenProvider, </w:t>
      </w:r>
      <w:r w:rsidRPr="00612822">
        <w:rPr>
          <w:rFonts w:ascii="Menlo" w:hAnsi="Menlo" w:cs="Menlo"/>
          <w:noProof/>
          <w:color w:val="0000FF"/>
          <w:sz w:val="13"/>
          <w:szCs w:val="13"/>
        </w:rPr>
        <w:t>UserDetailsService</w:t>
      </w:r>
      <w:r w:rsidRPr="00612822">
        <w:rPr>
          <w:rFonts w:ascii="Menlo" w:hAnsi="Menlo" w:cs="Menlo"/>
          <w:noProof/>
          <w:color w:val="000000"/>
          <w:sz w:val="13"/>
          <w:szCs w:val="13"/>
        </w:rPr>
        <w:t xml:space="preserve"> userDetailsService) {</w:t>
      </w:r>
    </w:p>
    <w:p w14:paraId="1C965A79"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this</w:t>
      </w:r>
      <w:r w:rsidRPr="00612822">
        <w:rPr>
          <w:rFonts w:ascii="Menlo" w:hAnsi="Menlo" w:cs="Menlo"/>
          <w:noProof/>
          <w:color w:val="000000"/>
          <w:sz w:val="13"/>
          <w:szCs w:val="13"/>
        </w:rPr>
        <w:t>.jwtTokenProvider = jwtTokenProvider;</w:t>
      </w:r>
    </w:p>
    <w:p w14:paraId="4F1992F9"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this</w:t>
      </w:r>
      <w:r w:rsidRPr="00612822">
        <w:rPr>
          <w:rFonts w:ascii="Menlo" w:hAnsi="Menlo" w:cs="Menlo"/>
          <w:noProof/>
          <w:color w:val="000000"/>
          <w:sz w:val="13"/>
          <w:szCs w:val="13"/>
        </w:rPr>
        <w:t>.userDetailsService = userDetailsService;</w:t>
      </w:r>
    </w:p>
    <w:p w14:paraId="23282B15"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p>
    <w:p w14:paraId="57098930" w14:textId="77777777" w:rsidR="00612822" w:rsidRPr="00612822" w:rsidRDefault="00612822" w:rsidP="00612822">
      <w:pPr>
        <w:shd w:val="clear" w:color="auto" w:fill="FFFFFF"/>
        <w:rPr>
          <w:rFonts w:ascii="Menlo" w:hAnsi="Menlo" w:cs="Menlo"/>
          <w:noProof/>
          <w:color w:val="000000"/>
          <w:sz w:val="13"/>
          <w:szCs w:val="13"/>
        </w:rPr>
      </w:pPr>
    </w:p>
    <w:p w14:paraId="23E0D7FF"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8000"/>
          <w:sz w:val="13"/>
          <w:szCs w:val="13"/>
        </w:rPr>
        <w:t>// This method is called for every request that comes to the server.</w:t>
      </w:r>
    </w:p>
    <w:p w14:paraId="03CB1826"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8000"/>
          <w:sz w:val="13"/>
          <w:szCs w:val="13"/>
        </w:rPr>
        <w:t>// It extracts the JWT token from the request, validates it, and sets the user's authentication in the SecurityContext.</w:t>
      </w:r>
    </w:p>
    <w:p w14:paraId="216A1A5C"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Override</w:t>
      </w:r>
    </w:p>
    <w:p w14:paraId="7E8209DE"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protected</w:t>
      </w:r>
      <w:r w:rsidRPr="00612822">
        <w:rPr>
          <w:rFonts w:ascii="Menlo" w:hAnsi="Menlo" w:cs="Menlo"/>
          <w:noProof/>
          <w:color w:val="000000"/>
          <w:sz w:val="13"/>
          <w:szCs w:val="13"/>
        </w:rPr>
        <w:t xml:space="preserve"> </w:t>
      </w:r>
      <w:r w:rsidRPr="00612822">
        <w:rPr>
          <w:rFonts w:ascii="Menlo" w:hAnsi="Menlo" w:cs="Menlo"/>
          <w:noProof/>
          <w:color w:val="0000FF"/>
          <w:sz w:val="13"/>
          <w:szCs w:val="13"/>
        </w:rPr>
        <w:t>void</w:t>
      </w:r>
      <w:r w:rsidRPr="00612822">
        <w:rPr>
          <w:rFonts w:ascii="Menlo" w:hAnsi="Menlo" w:cs="Menlo"/>
          <w:noProof/>
          <w:color w:val="000000"/>
          <w:sz w:val="13"/>
          <w:szCs w:val="13"/>
        </w:rPr>
        <w:t xml:space="preserve"> doFilterInternal(</w:t>
      </w:r>
      <w:r w:rsidRPr="00612822">
        <w:rPr>
          <w:rFonts w:ascii="Menlo" w:hAnsi="Menlo" w:cs="Menlo"/>
          <w:noProof/>
          <w:color w:val="0000FF"/>
          <w:sz w:val="13"/>
          <w:szCs w:val="13"/>
        </w:rPr>
        <w:t>HttpServletRequest</w:t>
      </w:r>
      <w:r w:rsidRPr="00612822">
        <w:rPr>
          <w:rFonts w:ascii="Menlo" w:hAnsi="Menlo" w:cs="Menlo"/>
          <w:noProof/>
          <w:color w:val="000000"/>
          <w:sz w:val="13"/>
          <w:szCs w:val="13"/>
        </w:rPr>
        <w:t xml:space="preserve"> request, </w:t>
      </w:r>
      <w:r w:rsidRPr="00612822">
        <w:rPr>
          <w:rFonts w:ascii="Menlo" w:hAnsi="Menlo" w:cs="Menlo"/>
          <w:noProof/>
          <w:color w:val="0000FF"/>
          <w:sz w:val="13"/>
          <w:szCs w:val="13"/>
        </w:rPr>
        <w:t>HttpServletResponse</w:t>
      </w:r>
      <w:r w:rsidRPr="00612822">
        <w:rPr>
          <w:rFonts w:ascii="Menlo" w:hAnsi="Menlo" w:cs="Menlo"/>
          <w:noProof/>
          <w:color w:val="000000"/>
          <w:sz w:val="13"/>
          <w:szCs w:val="13"/>
        </w:rPr>
        <w:t xml:space="preserve"> response, </w:t>
      </w:r>
      <w:r w:rsidRPr="00612822">
        <w:rPr>
          <w:rFonts w:ascii="Menlo" w:hAnsi="Menlo" w:cs="Menlo"/>
          <w:noProof/>
          <w:color w:val="0000FF"/>
          <w:sz w:val="13"/>
          <w:szCs w:val="13"/>
        </w:rPr>
        <w:t>FilterChain</w:t>
      </w:r>
      <w:r w:rsidRPr="00612822">
        <w:rPr>
          <w:rFonts w:ascii="Menlo" w:hAnsi="Menlo" w:cs="Menlo"/>
          <w:noProof/>
          <w:color w:val="000000"/>
          <w:sz w:val="13"/>
          <w:szCs w:val="13"/>
        </w:rPr>
        <w:t xml:space="preserve"> filterChain)</w:t>
      </w:r>
    </w:p>
    <w:p w14:paraId="5DC190AB"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throws</w:t>
      </w:r>
      <w:r w:rsidRPr="00612822">
        <w:rPr>
          <w:rFonts w:ascii="Menlo" w:hAnsi="Menlo" w:cs="Menlo"/>
          <w:noProof/>
          <w:color w:val="000000"/>
          <w:sz w:val="13"/>
          <w:szCs w:val="13"/>
        </w:rPr>
        <w:t xml:space="preserve"> </w:t>
      </w:r>
      <w:r w:rsidRPr="00612822">
        <w:rPr>
          <w:rFonts w:ascii="Menlo" w:hAnsi="Menlo" w:cs="Menlo"/>
          <w:noProof/>
          <w:color w:val="0000FF"/>
          <w:sz w:val="13"/>
          <w:szCs w:val="13"/>
        </w:rPr>
        <w:t>ServletException</w:t>
      </w:r>
      <w:r w:rsidRPr="00612822">
        <w:rPr>
          <w:rFonts w:ascii="Menlo" w:hAnsi="Menlo" w:cs="Menlo"/>
          <w:noProof/>
          <w:color w:val="000000"/>
          <w:sz w:val="13"/>
          <w:szCs w:val="13"/>
        </w:rPr>
        <w:t xml:space="preserve">, </w:t>
      </w:r>
      <w:r w:rsidRPr="00612822">
        <w:rPr>
          <w:rFonts w:ascii="Menlo" w:hAnsi="Menlo" w:cs="Menlo"/>
          <w:noProof/>
          <w:color w:val="0000FF"/>
          <w:sz w:val="13"/>
          <w:szCs w:val="13"/>
        </w:rPr>
        <w:t>IOException</w:t>
      </w:r>
      <w:r w:rsidRPr="00612822">
        <w:rPr>
          <w:rFonts w:ascii="Menlo" w:hAnsi="Menlo" w:cs="Menlo"/>
          <w:noProof/>
          <w:color w:val="000000"/>
          <w:sz w:val="13"/>
          <w:szCs w:val="13"/>
        </w:rPr>
        <w:t xml:space="preserve"> {</w:t>
      </w:r>
    </w:p>
    <w:p w14:paraId="65D7D63F" w14:textId="77777777" w:rsidR="00612822" w:rsidRPr="00612822" w:rsidRDefault="00612822" w:rsidP="00612822">
      <w:pPr>
        <w:shd w:val="clear" w:color="auto" w:fill="FFFFFF"/>
        <w:rPr>
          <w:rFonts w:ascii="Menlo" w:hAnsi="Menlo" w:cs="Menlo"/>
          <w:noProof/>
          <w:color w:val="000000"/>
          <w:sz w:val="13"/>
          <w:szCs w:val="13"/>
        </w:rPr>
      </w:pPr>
    </w:p>
    <w:p w14:paraId="24431ED5"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8000"/>
          <w:sz w:val="13"/>
          <w:szCs w:val="13"/>
        </w:rPr>
        <w:t>// extract the JWT token from the request</w:t>
      </w:r>
    </w:p>
    <w:p w14:paraId="3E029317"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String</w:t>
      </w:r>
      <w:r w:rsidRPr="00612822">
        <w:rPr>
          <w:rFonts w:ascii="Menlo" w:hAnsi="Menlo" w:cs="Menlo"/>
          <w:noProof/>
          <w:color w:val="000000"/>
          <w:sz w:val="13"/>
          <w:szCs w:val="13"/>
        </w:rPr>
        <w:t xml:space="preserve"> jwt = getJwtFromRequest(request);</w:t>
      </w:r>
    </w:p>
    <w:p w14:paraId="03D1BEAA" w14:textId="77777777" w:rsidR="00612822" w:rsidRPr="00612822" w:rsidRDefault="00612822" w:rsidP="00612822">
      <w:pPr>
        <w:shd w:val="clear" w:color="auto" w:fill="FFFFFF"/>
        <w:rPr>
          <w:rFonts w:ascii="Menlo" w:hAnsi="Menlo" w:cs="Menlo"/>
          <w:noProof/>
          <w:color w:val="000000"/>
          <w:sz w:val="13"/>
          <w:szCs w:val="13"/>
        </w:rPr>
      </w:pPr>
    </w:p>
    <w:p w14:paraId="208C230D"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8000"/>
          <w:sz w:val="13"/>
          <w:szCs w:val="13"/>
        </w:rPr>
        <w:t>// validate the token</w:t>
      </w:r>
    </w:p>
    <w:p w14:paraId="3B297267"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if</w:t>
      </w:r>
      <w:r w:rsidRPr="00612822">
        <w:rPr>
          <w:rFonts w:ascii="Menlo" w:hAnsi="Menlo" w:cs="Menlo"/>
          <w:noProof/>
          <w:color w:val="000000"/>
          <w:sz w:val="13"/>
          <w:szCs w:val="13"/>
        </w:rPr>
        <w:t xml:space="preserve"> (jwt != </w:t>
      </w:r>
      <w:r w:rsidRPr="00612822">
        <w:rPr>
          <w:rFonts w:ascii="Menlo" w:hAnsi="Menlo" w:cs="Menlo"/>
          <w:noProof/>
          <w:color w:val="0000FF"/>
          <w:sz w:val="13"/>
          <w:szCs w:val="13"/>
        </w:rPr>
        <w:t>null</w:t>
      </w:r>
      <w:r w:rsidRPr="00612822">
        <w:rPr>
          <w:rFonts w:ascii="Menlo" w:hAnsi="Menlo" w:cs="Menlo"/>
          <w:noProof/>
          <w:color w:val="000000"/>
          <w:sz w:val="13"/>
          <w:szCs w:val="13"/>
        </w:rPr>
        <w:t xml:space="preserve"> &amp;&amp; jwtTokenProvider.validateToken(jwt)) {</w:t>
      </w:r>
    </w:p>
    <w:p w14:paraId="4016BA9A"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String</w:t>
      </w:r>
      <w:r w:rsidRPr="00612822">
        <w:rPr>
          <w:rFonts w:ascii="Menlo" w:hAnsi="Menlo" w:cs="Menlo"/>
          <w:noProof/>
          <w:color w:val="000000"/>
          <w:sz w:val="13"/>
          <w:szCs w:val="13"/>
        </w:rPr>
        <w:t xml:space="preserve"> username = jwtTokenProvider.getUsernameFromJWT(jwt);</w:t>
      </w:r>
    </w:p>
    <w:p w14:paraId="43016FF9" w14:textId="77777777" w:rsidR="00612822" w:rsidRPr="00612822" w:rsidRDefault="00612822" w:rsidP="00612822">
      <w:pPr>
        <w:shd w:val="clear" w:color="auto" w:fill="FFFFFF"/>
        <w:rPr>
          <w:rFonts w:ascii="Menlo" w:hAnsi="Menlo" w:cs="Menlo"/>
          <w:noProof/>
          <w:color w:val="000000"/>
          <w:sz w:val="13"/>
          <w:szCs w:val="13"/>
        </w:rPr>
      </w:pPr>
    </w:p>
    <w:p w14:paraId="29318EFB"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8000"/>
          <w:sz w:val="13"/>
          <w:szCs w:val="13"/>
        </w:rPr>
        <w:t>// load the user details from the database</w:t>
      </w:r>
    </w:p>
    <w:p w14:paraId="6D46FFC2"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UserDetails</w:t>
      </w:r>
      <w:r w:rsidRPr="00612822">
        <w:rPr>
          <w:rFonts w:ascii="Menlo" w:hAnsi="Menlo" w:cs="Menlo"/>
          <w:noProof/>
          <w:color w:val="000000"/>
          <w:sz w:val="13"/>
          <w:szCs w:val="13"/>
        </w:rPr>
        <w:t xml:space="preserve"> userDetails = userDetailsService.loadUserByUsername(username);</w:t>
      </w:r>
    </w:p>
    <w:p w14:paraId="57CEA7BE"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if</w:t>
      </w:r>
      <w:r w:rsidRPr="00612822">
        <w:rPr>
          <w:rFonts w:ascii="Menlo" w:hAnsi="Menlo" w:cs="Menlo"/>
          <w:noProof/>
          <w:color w:val="000000"/>
          <w:sz w:val="13"/>
          <w:szCs w:val="13"/>
        </w:rPr>
        <w:t xml:space="preserve"> (userDetails != </w:t>
      </w:r>
      <w:r w:rsidRPr="00612822">
        <w:rPr>
          <w:rFonts w:ascii="Menlo" w:hAnsi="Menlo" w:cs="Menlo"/>
          <w:noProof/>
          <w:color w:val="0000FF"/>
          <w:sz w:val="13"/>
          <w:szCs w:val="13"/>
        </w:rPr>
        <w:t>null</w:t>
      </w:r>
      <w:r w:rsidRPr="00612822">
        <w:rPr>
          <w:rFonts w:ascii="Menlo" w:hAnsi="Menlo" w:cs="Menlo"/>
          <w:noProof/>
          <w:color w:val="000000"/>
          <w:sz w:val="13"/>
          <w:szCs w:val="13"/>
        </w:rPr>
        <w:t>) {</w:t>
      </w:r>
    </w:p>
    <w:p w14:paraId="2E05FE04"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8000"/>
          <w:sz w:val="13"/>
          <w:szCs w:val="13"/>
        </w:rPr>
        <w:t>// create an authentication object</w:t>
      </w:r>
    </w:p>
    <w:p w14:paraId="36EE98B3"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UsernamePasswordAuthenticationToken</w:t>
      </w:r>
      <w:r w:rsidRPr="00612822">
        <w:rPr>
          <w:rFonts w:ascii="Menlo" w:hAnsi="Menlo" w:cs="Menlo"/>
          <w:noProof/>
          <w:color w:val="000000"/>
          <w:sz w:val="13"/>
          <w:szCs w:val="13"/>
        </w:rPr>
        <w:t xml:space="preserve"> authentication = </w:t>
      </w:r>
      <w:r w:rsidRPr="00612822">
        <w:rPr>
          <w:rFonts w:ascii="Menlo" w:hAnsi="Menlo" w:cs="Menlo"/>
          <w:noProof/>
          <w:color w:val="0000FF"/>
          <w:sz w:val="13"/>
          <w:szCs w:val="13"/>
        </w:rPr>
        <w:t>new</w:t>
      </w:r>
      <w:r w:rsidRPr="00612822">
        <w:rPr>
          <w:rFonts w:ascii="Menlo" w:hAnsi="Menlo" w:cs="Menlo"/>
          <w:noProof/>
          <w:color w:val="000000"/>
          <w:sz w:val="13"/>
          <w:szCs w:val="13"/>
        </w:rPr>
        <w:t xml:space="preserve"> UsernamePasswordAuthenticationToken(</w:t>
      </w:r>
    </w:p>
    <w:p w14:paraId="7A64DC2C"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userDetails, </w:t>
      </w:r>
      <w:r w:rsidRPr="00612822">
        <w:rPr>
          <w:rFonts w:ascii="Menlo" w:hAnsi="Menlo" w:cs="Menlo"/>
          <w:noProof/>
          <w:color w:val="0000FF"/>
          <w:sz w:val="13"/>
          <w:szCs w:val="13"/>
        </w:rPr>
        <w:t>null</w:t>
      </w:r>
      <w:r w:rsidRPr="00612822">
        <w:rPr>
          <w:rFonts w:ascii="Menlo" w:hAnsi="Menlo" w:cs="Menlo"/>
          <w:noProof/>
          <w:color w:val="000000"/>
          <w:sz w:val="13"/>
          <w:szCs w:val="13"/>
        </w:rPr>
        <w:t>, userDetails.getAuthorities());</w:t>
      </w:r>
    </w:p>
    <w:p w14:paraId="0A5F7953"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authentication.setDetails(</w:t>
      </w:r>
      <w:r w:rsidRPr="00612822">
        <w:rPr>
          <w:rFonts w:ascii="Menlo" w:hAnsi="Menlo" w:cs="Menlo"/>
          <w:noProof/>
          <w:color w:val="0000FF"/>
          <w:sz w:val="13"/>
          <w:szCs w:val="13"/>
        </w:rPr>
        <w:t>new</w:t>
      </w:r>
      <w:r w:rsidRPr="00612822">
        <w:rPr>
          <w:rFonts w:ascii="Menlo" w:hAnsi="Menlo" w:cs="Menlo"/>
          <w:noProof/>
          <w:color w:val="000000"/>
          <w:sz w:val="13"/>
          <w:szCs w:val="13"/>
        </w:rPr>
        <w:t xml:space="preserve"> WebAuthenticationDetailsSource().buildDetails(request));</w:t>
      </w:r>
    </w:p>
    <w:p w14:paraId="0BBE2A04" w14:textId="77777777" w:rsidR="00612822" w:rsidRPr="00612822" w:rsidRDefault="00612822" w:rsidP="00612822">
      <w:pPr>
        <w:shd w:val="clear" w:color="auto" w:fill="FFFFFF"/>
        <w:rPr>
          <w:rFonts w:ascii="Menlo" w:hAnsi="Menlo" w:cs="Menlo"/>
          <w:noProof/>
          <w:color w:val="000000"/>
          <w:sz w:val="13"/>
          <w:szCs w:val="13"/>
        </w:rPr>
      </w:pPr>
    </w:p>
    <w:p w14:paraId="195E8C29"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8000"/>
          <w:sz w:val="13"/>
          <w:szCs w:val="13"/>
        </w:rPr>
        <w:t>// set the authentication object in the SecurityContext</w:t>
      </w:r>
    </w:p>
    <w:p w14:paraId="5B33B6EB"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lastRenderedPageBreak/>
        <w:t xml:space="preserve">                SecurityContextHolder.getContext().setAuthentication(authentication);</w:t>
      </w:r>
    </w:p>
    <w:p w14:paraId="69FD2DC9"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p>
    <w:p w14:paraId="30D25EBF"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p>
    <w:p w14:paraId="1189A05A" w14:textId="77777777" w:rsidR="00612822" w:rsidRPr="00612822" w:rsidRDefault="00612822" w:rsidP="00612822">
      <w:pPr>
        <w:shd w:val="clear" w:color="auto" w:fill="FFFFFF"/>
        <w:rPr>
          <w:rFonts w:ascii="Menlo" w:hAnsi="Menlo" w:cs="Menlo"/>
          <w:noProof/>
          <w:color w:val="000000"/>
          <w:sz w:val="13"/>
          <w:szCs w:val="13"/>
        </w:rPr>
      </w:pPr>
    </w:p>
    <w:p w14:paraId="67D963CD"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8000"/>
          <w:sz w:val="13"/>
          <w:szCs w:val="13"/>
        </w:rPr>
        <w:t>// continue the filter chain</w:t>
      </w:r>
    </w:p>
    <w:p w14:paraId="19D697C7"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filterChain.doFilter(request, response);</w:t>
      </w:r>
    </w:p>
    <w:p w14:paraId="58895AC6"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p>
    <w:p w14:paraId="286C4196" w14:textId="77777777" w:rsidR="00612822" w:rsidRPr="00612822" w:rsidRDefault="00612822" w:rsidP="00612822">
      <w:pPr>
        <w:shd w:val="clear" w:color="auto" w:fill="FFFFFF"/>
        <w:rPr>
          <w:rFonts w:ascii="Menlo" w:hAnsi="Menlo" w:cs="Menlo"/>
          <w:noProof/>
          <w:color w:val="000000"/>
          <w:sz w:val="13"/>
          <w:szCs w:val="13"/>
        </w:rPr>
      </w:pPr>
    </w:p>
    <w:p w14:paraId="5C1CE14C"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8000"/>
          <w:sz w:val="13"/>
          <w:szCs w:val="13"/>
        </w:rPr>
        <w:t>// extract the JWT token from the request</w:t>
      </w:r>
    </w:p>
    <w:p w14:paraId="5AFBF73A"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private</w:t>
      </w:r>
      <w:r w:rsidRPr="00612822">
        <w:rPr>
          <w:rFonts w:ascii="Menlo" w:hAnsi="Menlo" w:cs="Menlo"/>
          <w:noProof/>
          <w:color w:val="000000"/>
          <w:sz w:val="13"/>
          <w:szCs w:val="13"/>
        </w:rPr>
        <w:t xml:space="preserve"> </w:t>
      </w:r>
      <w:r w:rsidRPr="00612822">
        <w:rPr>
          <w:rFonts w:ascii="Menlo" w:hAnsi="Menlo" w:cs="Menlo"/>
          <w:noProof/>
          <w:color w:val="0000FF"/>
          <w:sz w:val="13"/>
          <w:szCs w:val="13"/>
        </w:rPr>
        <w:t>String</w:t>
      </w:r>
      <w:r w:rsidRPr="00612822">
        <w:rPr>
          <w:rFonts w:ascii="Menlo" w:hAnsi="Menlo" w:cs="Menlo"/>
          <w:noProof/>
          <w:color w:val="000000"/>
          <w:sz w:val="13"/>
          <w:szCs w:val="13"/>
        </w:rPr>
        <w:t xml:space="preserve"> getJwtFromRequest(</w:t>
      </w:r>
      <w:r w:rsidRPr="00612822">
        <w:rPr>
          <w:rFonts w:ascii="Menlo" w:hAnsi="Menlo" w:cs="Menlo"/>
          <w:noProof/>
          <w:color w:val="0000FF"/>
          <w:sz w:val="13"/>
          <w:szCs w:val="13"/>
        </w:rPr>
        <w:t>HttpServletRequest</w:t>
      </w:r>
      <w:r w:rsidRPr="00612822">
        <w:rPr>
          <w:rFonts w:ascii="Menlo" w:hAnsi="Menlo" w:cs="Menlo"/>
          <w:noProof/>
          <w:color w:val="000000"/>
          <w:sz w:val="13"/>
          <w:szCs w:val="13"/>
        </w:rPr>
        <w:t xml:space="preserve"> request) {</w:t>
      </w:r>
    </w:p>
    <w:p w14:paraId="0F484503"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8000"/>
          <w:sz w:val="13"/>
          <w:szCs w:val="13"/>
        </w:rPr>
        <w:t>// the token is sent in the Authorization header</w:t>
      </w:r>
    </w:p>
    <w:p w14:paraId="628C4EDE"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String</w:t>
      </w:r>
      <w:r w:rsidRPr="00612822">
        <w:rPr>
          <w:rFonts w:ascii="Menlo" w:hAnsi="Menlo" w:cs="Menlo"/>
          <w:noProof/>
          <w:color w:val="000000"/>
          <w:sz w:val="13"/>
          <w:szCs w:val="13"/>
        </w:rPr>
        <w:t xml:space="preserve"> bearerToken = request.getHeader(</w:t>
      </w:r>
      <w:r w:rsidRPr="00612822">
        <w:rPr>
          <w:rFonts w:ascii="Menlo" w:hAnsi="Menlo" w:cs="Menlo"/>
          <w:noProof/>
          <w:color w:val="A31515"/>
          <w:sz w:val="13"/>
          <w:szCs w:val="13"/>
        </w:rPr>
        <w:t>"Authorization"</w:t>
      </w:r>
      <w:r w:rsidRPr="00612822">
        <w:rPr>
          <w:rFonts w:ascii="Menlo" w:hAnsi="Menlo" w:cs="Menlo"/>
          <w:noProof/>
          <w:color w:val="000000"/>
          <w:sz w:val="13"/>
          <w:szCs w:val="13"/>
        </w:rPr>
        <w:t>);</w:t>
      </w:r>
    </w:p>
    <w:p w14:paraId="3BBA7F21"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8000"/>
          <w:sz w:val="13"/>
          <w:szCs w:val="13"/>
        </w:rPr>
        <w:t>// the token starts with "Bearer " so we need to remove it</w:t>
      </w:r>
    </w:p>
    <w:p w14:paraId="7CABDEB7"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if</w:t>
      </w:r>
      <w:r w:rsidRPr="00612822">
        <w:rPr>
          <w:rFonts w:ascii="Menlo" w:hAnsi="Menlo" w:cs="Menlo"/>
          <w:noProof/>
          <w:color w:val="000000"/>
          <w:sz w:val="13"/>
          <w:szCs w:val="13"/>
        </w:rPr>
        <w:t xml:space="preserve"> (bearerToken != </w:t>
      </w:r>
      <w:r w:rsidRPr="00612822">
        <w:rPr>
          <w:rFonts w:ascii="Menlo" w:hAnsi="Menlo" w:cs="Menlo"/>
          <w:noProof/>
          <w:color w:val="0000FF"/>
          <w:sz w:val="13"/>
          <w:szCs w:val="13"/>
        </w:rPr>
        <w:t>null</w:t>
      </w:r>
      <w:r w:rsidRPr="00612822">
        <w:rPr>
          <w:rFonts w:ascii="Menlo" w:hAnsi="Menlo" w:cs="Menlo"/>
          <w:noProof/>
          <w:color w:val="000000"/>
          <w:sz w:val="13"/>
          <w:szCs w:val="13"/>
        </w:rPr>
        <w:t xml:space="preserve"> &amp;&amp; bearerToken.startsWith(</w:t>
      </w:r>
      <w:r w:rsidRPr="00612822">
        <w:rPr>
          <w:rFonts w:ascii="Menlo" w:hAnsi="Menlo" w:cs="Menlo"/>
          <w:noProof/>
          <w:color w:val="A31515"/>
          <w:sz w:val="13"/>
          <w:szCs w:val="13"/>
        </w:rPr>
        <w:t>"Bearer "</w:t>
      </w:r>
      <w:r w:rsidRPr="00612822">
        <w:rPr>
          <w:rFonts w:ascii="Menlo" w:hAnsi="Menlo" w:cs="Menlo"/>
          <w:noProof/>
          <w:color w:val="000000"/>
          <w:sz w:val="13"/>
          <w:szCs w:val="13"/>
        </w:rPr>
        <w:t>)) {</w:t>
      </w:r>
    </w:p>
    <w:p w14:paraId="688C087E"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return</w:t>
      </w:r>
      <w:r w:rsidRPr="00612822">
        <w:rPr>
          <w:rFonts w:ascii="Menlo" w:hAnsi="Menlo" w:cs="Menlo"/>
          <w:noProof/>
          <w:color w:val="000000"/>
          <w:sz w:val="13"/>
          <w:szCs w:val="13"/>
        </w:rPr>
        <w:t xml:space="preserve"> bearerToken.substring(</w:t>
      </w:r>
      <w:r w:rsidRPr="00612822">
        <w:rPr>
          <w:rFonts w:ascii="Menlo" w:hAnsi="Menlo" w:cs="Menlo"/>
          <w:noProof/>
          <w:color w:val="098658"/>
          <w:sz w:val="13"/>
          <w:szCs w:val="13"/>
        </w:rPr>
        <w:t>7</w:t>
      </w:r>
      <w:r w:rsidRPr="00612822">
        <w:rPr>
          <w:rFonts w:ascii="Menlo" w:hAnsi="Menlo" w:cs="Menlo"/>
          <w:noProof/>
          <w:color w:val="000000"/>
          <w:sz w:val="13"/>
          <w:szCs w:val="13"/>
        </w:rPr>
        <w:t>);</w:t>
      </w:r>
    </w:p>
    <w:p w14:paraId="5F2EA6E8"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p>
    <w:p w14:paraId="1BC60A05"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r w:rsidRPr="00612822">
        <w:rPr>
          <w:rFonts w:ascii="Menlo" w:hAnsi="Menlo" w:cs="Menlo"/>
          <w:noProof/>
          <w:color w:val="0000FF"/>
          <w:sz w:val="13"/>
          <w:szCs w:val="13"/>
        </w:rPr>
        <w:t>return</w:t>
      </w:r>
      <w:r w:rsidRPr="00612822">
        <w:rPr>
          <w:rFonts w:ascii="Menlo" w:hAnsi="Menlo" w:cs="Menlo"/>
          <w:noProof/>
          <w:color w:val="000000"/>
          <w:sz w:val="13"/>
          <w:szCs w:val="13"/>
        </w:rPr>
        <w:t xml:space="preserve"> </w:t>
      </w:r>
      <w:r w:rsidRPr="00612822">
        <w:rPr>
          <w:rFonts w:ascii="Menlo" w:hAnsi="Menlo" w:cs="Menlo"/>
          <w:noProof/>
          <w:color w:val="0000FF"/>
          <w:sz w:val="13"/>
          <w:szCs w:val="13"/>
        </w:rPr>
        <w:t>null</w:t>
      </w:r>
      <w:r w:rsidRPr="00612822">
        <w:rPr>
          <w:rFonts w:ascii="Menlo" w:hAnsi="Menlo" w:cs="Menlo"/>
          <w:noProof/>
          <w:color w:val="000000"/>
          <w:sz w:val="13"/>
          <w:szCs w:val="13"/>
        </w:rPr>
        <w:t>;</w:t>
      </w:r>
    </w:p>
    <w:p w14:paraId="177B1F56"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 xml:space="preserve">    }</w:t>
      </w:r>
    </w:p>
    <w:p w14:paraId="696DDE96" w14:textId="77777777" w:rsidR="00612822" w:rsidRPr="00612822" w:rsidRDefault="00612822" w:rsidP="00612822">
      <w:pPr>
        <w:shd w:val="clear" w:color="auto" w:fill="FFFFFF"/>
        <w:rPr>
          <w:rFonts w:ascii="Menlo" w:hAnsi="Menlo" w:cs="Menlo"/>
          <w:noProof/>
          <w:color w:val="000000"/>
          <w:sz w:val="13"/>
          <w:szCs w:val="13"/>
        </w:rPr>
      </w:pPr>
      <w:r w:rsidRPr="00612822">
        <w:rPr>
          <w:rFonts w:ascii="Menlo" w:hAnsi="Menlo" w:cs="Menlo"/>
          <w:noProof/>
          <w:color w:val="000000"/>
          <w:sz w:val="13"/>
          <w:szCs w:val="13"/>
        </w:rPr>
        <w:t>}</w:t>
      </w:r>
    </w:p>
    <w:p w14:paraId="3701111C" w14:textId="77777777" w:rsidR="00612822" w:rsidRPr="00612822" w:rsidRDefault="00612822" w:rsidP="00612822">
      <w:pPr>
        <w:shd w:val="clear" w:color="auto" w:fill="FFFFFF"/>
        <w:rPr>
          <w:rFonts w:ascii="Menlo" w:hAnsi="Menlo" w:cs="Menlo"/>
          <w:color w:val="000000"/>
          <w:sz w:val="13"/>
          <w:szCs w:val="13"/>
        </w:rPr>
      </w:pPr>
    </w:p>
    <w:p w14:paraId="19956564" w14:textId="77777777" w:rsidR="0069057F" w:rsidRDefault="0069057F" w:rsidP="0069057F">
      <w:pPr>
        <w:pBdr>
          <w:bottom w:val="double" w:sz="6" w:space="1" w:color="auto"/>
        </w:pBdr>
        <w:shd w:val="clear" w:color="auto" w:fill="FFFFFF"/>
        <w:spacing w:after="240" w:line="225" w:lineRule="atLeast"/>
        <w:rPr>
          <w:rFonts w:ascii="Menlo" w:hAnsi="Menlo" w:cs="Menlo"/>
          <w:color w:val="000000"/>
          <w:sz w:val="15"/>
          <w:szCs w:val="15"/>
        </w:rPr>
      </w:pPr>
    </w:p>
    <w:p w14:paraId="772E9A18" w14:textId="77777777" w:rsidR="00AB7EA1" w:rsidRDefault="00AB7EA1" w:rsidP="0069057F">
      <w:pPr>
        <w:shd w:val="clear" w:color="auto" w:fill="FFFFFF"/>
        <w:spacing w:after="240" w:line="225" w:lineRule="atLeast"/>
        <w:rPr>
          <w:rFonts w:ascii="Menlo" w:hAnsi="Menlo" w:cs="Menlo"/>
          <w:color w:val="000000"/>
          <w:sz w:val="15"/>
          <w:szCs w:val="15"/>
        </w:rPr>
      </w:pPr>
    </w:p>
    <w:p w14:paraId="16AAD438" w14:textId="20F9ADD9" w:rsidR="00624F75" w:rsidRPr="00624F75" w:rsidRDefault="00624F75" w:rsidP="00624F75">
      <w:pPr>
        <w:spacing w:before="100" w:beforeAutospacing="1" w:after="100" w:afterAutospacing="1"/>
        <w:outlineLvl w:val="3"/>
        <w:rPr>
          <w:b/>
          <w:bCs/>
        </w:rPr>
      </w:pPr>
      <w:r w:rsidRPr="00624F75">
        <w:rPr>
          <w:b/>
          <w:bCs/>
        </w:rPr>
        <w:t>Configure Spring Security</w:t>
      </w:r>
    </w:p>
    <w:p w14:paraId="4EAA01CF" w14:textId="67752FF8" w:rsidR="00B841F3" w:rsidRDefault="00B841F3" w:rsidP="00DC6D6B">
      <w:pPr>
        <w:pStyle w:val="ListParagraph"/>
        <w:numPr>
          <w:ilvl w:val="0"/>
          <w:numId w:val="35"/>
        </w:numPr>
        <w:spacing w:before="100" w:beforeAutospacing="1" w:after="100" w:afterAutospacing="1"/>
        <w:rPr>
          <w:noProof/>
        </w:rPr>
      </w:pPr>
      <w:r>
        <w:rPr>
          <w:noProof/>
        </w:rPr>
        <w:t>Create</w:t>
      </w:r>
      <w:r w:rsidR="00624F75" w:rsidRPr="00624F75">
        <w:rPr>
          <w:noProof/>
        </w:rPr>
        <w:t xml:space="preserve"> the </w:t>
      </w:r>
      <w:r w:rsidR="00624F75" w:rsidRPr="00B841F3">
        <w:rPr>
          <w:rFonts w:ascii="Courier New" w:hAnsi="Courier New" w:cs="Courier New"/>
          <w:noProof/>
          <w:sz w:val="20"/>
          <w:szCs w:val="20"/>
        </w:rPr>
        <w:t>SecurityConfig</w:t>
      </w:r>
      <w:r w:rsidR="00624F75" w:rsidRPr="00624F75">
        <w:rPr>
          <w:noProof/>
        </w:rPr>
        <w:t xml:space="preserve"> class </w:t>
      </w:r>
      <w:r>
        <w:rPr>
          <w:noProof/>
        </w:rPr>
        <w:t>in the config folder</w:t>
      </w:r>
      <w:r w:rsidR="00D54B0F">
        <w:rPr>
          <w:noProof/>
        </w:rPr>
        <w:t>, seen in Figure 20</w:t>
      </w:r>
      <w:r w:rsidR="00624F75" w:rsidRPr="00624F75">
        <w:rPr>
          <w:noProof/>
        </w:rPr>
        <w:t>.</w:t>
      </w:r>
    </w:p>
    <w:p w14:paraId="724A934F" w14:textId="77777777" w:rsidR="00B841F3" w:rsidRDefault="00B841F3" w:rsidP="00B841F3">
      <w:pPr>
        <w:keepNext/>
        <w:spacing w:before="100" w:beforeAutospacing="1" w:after="100" w:afterAutospacing="1"/>
        <w:ind w:left="360"/>
        <w:rPr>
          <w:noProof/>
        </w:rPr>
      </w:pPr>
      <w:r w:rsidRPr="00B841F3">
        <w:rPr>
          <w:noProof/>
        </w:rPr>
        <w:drawing>
          <wp:inline distT="0" distB="0" distL="0" distR="0" wp14:anchorId="70618E06" wp14:editId="6992799C">
            <wp:extent cx="2908300" cy="2895600"/>
            <wp:effectExtent l="0" t="0" r="0" b="0"/>
            <wp:docPr id="16942084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08479" name="Picture 1" descr="A screenshot of a computer&#10;&#10;Description automatically generated"/>
                    <pic:cNvPicPr/>
                  </pic:nvPicPr>
                  <pic:blipFill>
                    <a:blip r:embed="rId37"/>
                    <a:stretch>
                      <a:fillRect/>
                    </a:stretch>
                  </pic:blipFill>
                  <pic:spPr>
                    <a:xfrm>
                      <a:off x="0" y="0"/>
                      <a:ext cx="2908300" cy="2895600"/>
                    </a:xfrm>
                    <a:prstGeom prst="rect">
                      <a:avLst/>
                    </a:prstGeom>
                  </pic:spPr>
                </pic:pic>
              </a:graphicData>
            </a:graphic>
          </wp:inline>
        </w:drawing>
      </w:r>
    </w:p>
    <w:p w14:paraId="5DB92D92" w14:textId="59E7AEC6" w:rsidR="00624F75" w:rsidRPr="00624F75" w:rsidRDefault="00B841F3" w:rsidP="00B841F3">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21</w:t>
      </w:r>
      <w:r>
        <w:rPr>
          <w:noProof/>
        </w:rPr>
        <w:fldChar w:fldCharType="end"/>
      </w:r>
      <w:r>
        <w:rPr>
          <w:noProof/>
        </w:rPr>
        <w:t xml:space="preserve"> </w:t>
      </w:r>
      <w:r w:rsidRPr="00D54B0F">
        <w:rPr>
          <w:i w:val="0"/>
          <w:iCs w:val="0"/>
          <w:noProof/>
        </w:rPr>
        <w:t>config folder is a logical place to store the SecurityConfig class.</w:t>
      </w:r>
    </w:p>
    <w:p w14:paraId="6E75CE36" w14:textId="77A4D486" w:rsidR="006D052D" w:rsidRDefault="00B841F3" w:rsidP="00DC6D6B">
      <w:pPr>
        <w:pStyle w:val="ListParagraph"/>
        <w:numPr>
          <w:ilvl w:val="0"/>
          <w:numId w:val="35"/>
        </w:numPr>
        <w:rPr>
          <w:noProof/>
        </w:rPr>
      </w:pPr>
      <w:r>
        <w:rPr>
          <w:noProof/>
        </w:rPr>
        <w:t>Use the following s</w:t>
      </w:r>
      <w:r w:rsidR="00AB7EA1">
        <w:rPr>
          <w:noProof/>
        </w:rPr>
        <w:t xml:space="preserve">ource code for </w:t>
      </w:r>
      <w:r w:rsidR="00BC6503">
        <w:rPr>
          <w:noProof/>
        </w:rPr>
        <w:t>SecurityConfig</w:t>
      </w:r>
    </w:p>
    <w:p w14:paraId="752DF1FE" w14:textId="77777777" w:rsidR="00BC6503" w:rsidRDefault="00BC6503" w:rsidP="0069057F">
      <w:pPr>
        <w:pBdr>
          <w:bottom w:val="double" w:sz="6" w:space="1" w:color="auto"/>
        </w:pBdr>
      </w:pPr>
    </w:p>
    <w:p w14:paraId="7E35118F" w14:textId="77777777" w:rsidR="00BC6503" w:rsidRDefault="00BC6503" w:rsidP="0069057F"/>
    <w:p w14:paraId="1FA65CE9"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FF"/>
          <w:sz w:val="10"/>
          <w:szCs w:val="10"/>
        </w:rPr>
        <w:t>package</w:t>
      </w:r>
      <w:r w:rsidRPr="008D5DAE">
        <w:rPr>
          <w:rFonts w:ascii="Menlo" w:hAnsi="Menlo" w:cs="Menlo"/>
          <w:noProof/>
          <w:color w:val="000000"/>
          <w:sz w:val="10"/>
          <w:szCs w:val="10"/>
        </w:rPr>
        <w:t xml:space="preserve"> com.shadsluiter.ordersapp.config;</w:t>
      </w:r>
    </w:p>
    <w:p w14:paraId="4C4715CF" w14:textId="77777777" w:rsidR="008D5DAE" w:rsidRPr="008D5DAE" w:rsidRDefault="008D5DAE" w:rsidP="008D5DAE">
      <w:pPr>
        <w:shd w:val="clear" w:color="auto" w:fill="FFFFFF"/>
        <w:rPr>
          <w:rFonts w:ascii="Menlo" w:hAnsi="Menlo" w:cs="Menlo"/>
          <w:noProof/>
          <w:color w:val="000000"/>
          <w:sz w:val="10"/>
          <w:szCs w:val="10"/>
        </w:rPr>
      </w:pPr>
    </w:p>
    <w:p w14:paraId="5E1C84C2"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FF"/>
          <w:sz w:val="10"/>
          <w:szCs w:val="10"/>
        </w:rPr>
        <w:t>import</w:t>
      </w:r>
      <w:r w:rsidRPr="008D5DAE">
        <w:rPr>
          <w:rFonts w:ascii="Menlo" w:hAnsi="Menlo" w:cs="Menlo"/>
          <w:noProof/>
          <w:color w:val="000000"/>
          <w:sz w:val="10"/>
          <w:szCs w:val="10"/>
        </w:rPr>
        <w:t xml:space="preserve"> com.shadsluiter.ordersapp.security.JwtAuthenticationFilter;</w:t>
      </w:r>
    </w:p>
    <w:p w14:paraId="071DE929"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FF"/>
          <w:sz w:val="10"/>
          <w:szCs w:val="10"/>
        </w:rPr>
        <w:t>import</w:t>
      </w:r>
      <w:r w:rsidRPr="008D5DAE">
        <w:rPr>
          <w:rFonts w:ascii="Menlo" w:hAnsi="Menlo" w:cs="Menlo"/>
          <w:noProof/>
          <w:color w:val="000000"/>
          <w:sz w:val="10"/>
          <w:szCs w:val="10"/>
        </w:rPr>
        <w:t xml:space="preserve"> org.springframework.context.annotation.</w:t>
      </w:r>
      <w:r w:rsidRPr="008D5DAE">
        <w:rPr>
          <w:rFonts w:ascii="Menlo" w:hAnsi="Menlo" w:cs="Menlo"/>
          <w:noProof/>
          <w:color w:val="0000FF"/>
          <w:sz w:val="10"/>
          <w:szCs w:val="10"/>
        </w:rPr>
        <w:t>Bean</w:t>
      </w:r>
      <w:r w:rsidRPr="008D5DAE">
        <w:rPr>
          <w:rFonts w:ascii="Menlo" w:hAnsi="Menlo" w:cs="Menlo"/>
          <w:noProof/>
          <w:color w:val="000000"/>
          <w:sz w:val="10"/>
          <w:szCs w:val="10"/>
        </w:rPr>
        <w:t>;</w:t>
      </w:r>
    </w:p>
    <w:p w14:paraId="218685D7"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FF"/>
          <w:sz w:val="10"/>
          <w:szCs w:val="10"/>
        </w:rPr>
        <w:t>import</w:t>
      </w:r>
      <w:r w:rsidRPr="008D5DAE">
        <w:rPr>
          <w:rFonts w:ascii="Menlo" w:hAnsi="Menlo" w:cs="Menlo"/>
          <w:noProof/>
          <w:color w:val="000000"/>
          <w:sz w:val="10"/>
          <w:szCs w:val="10"/>
        </w:rPr>
        <w:t xml:space="preserve"> org.springframework.context.annotation.</w:t>
      </w:r>
      <w:r w:rsidRPr="008D5DAE">
        <w:rPr>
          <w:rFonts w:ascii="Menlo" w:hAnsi="Menlo" w:cs="Menlo"/>
          <w:noProof/>
          <w:color w:val="0000FF"/>
          <w:sz w:val="10"/>
          <w:szCs w:val="10"/>
        </w:rPr>
        <w:t>Configuration</w:t>
      </w:r>
      <w:r w:rsidRPr="008D5DAE">
        <w:rPr>
          <w:rFonts w:ascii="Menlo" w:hAnsi="Menlo" w:cs="Menlo"/>
          <w:noProof/>
          <w:color w:val="000000"/>
          <w:sz w:val="10"/>
          <w:szCs w:val="10"/>
        </w:rPr>
        <w:t>;</w:t>
      </w:r>
    </w:p>
    <w:p w14:paraId="40C94892"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FF"/>
          <w:sz w:val="10"/>
          <w:szCs w:val="10"/>
        </w:rPr>
        <w:t>import</w:t>
      </w:r>
      <w:r w:rsidRPr="008D5DAE">
        <w:rPr>
          <w:rFonts w:ascii="Menlo" w:hAnsi="Menlo" w:cs="Menlo"/>
          <w:noProof/>
          <w:color w:val="000000"/>
          <w:sz w:val="10"/>
          <w:szCs w:val="10"/>
        </w:rPr>
        <w:t xml:space="preserve"> org.springframework.security.authentication.AuthenticationManager;</w:t>
      </w:r>
    </w:p>
    <w:p w14:paraId="04F1DD1D"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FF"/>
          <w:sz w:val="10"/>
          <w:szCs w:val="10"/>
        </w:rPr>
        <w:t>import</w:t>
      </w:r>
      <w:r w:rsidRPr="008D5DAE">
        <w:rPr>
          <w:rFonts w:ascii="Menlo" w:hAnsi="Menlo" w:cs="Menlo"/>
          <w:noProof/>
          <w:color w:val="000000"/>
          <w:sz w:val="10"/>
          <w:szCs w:val="10"/>
        </w:rPr>
        <w:t xml:space="preserve"> org.springframework.security.config.annotation.authentication.configuration.AuthenticationConfiguration;</w:t>
      </w:r>
    </w:p>
    <w:p w14:paraId="4DBC4D5E"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FF"/>
          <w:sz w:val="10"/>
          <w:szCs w:val="10"/>
        </w:rPr>
        <w:t>import</w:t>
      </w:r>
      <w:r w:rsidRPr="008D5DAE">
        <w:rPr>
          <w:rFonts w:ascii="Menlo" w:hAnsi="Menlo" w:cs="Menlo"/>
          <w:noProof/>
          <w:color w:val="000000"/>
          <w:sz w:val="10"/>
          <w:szCs w:val="10"/>
        </w:rPr>
        <w:t xml:space="preserve"> org.springframework.security.config.annotation.web.builders.HttpSecurity;</w:t>
      </w:r>
    </w:p>
    <w:p w14:paraId="4BF0F2F4"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FF"/>
          <w:sz w:val="10"/>
          <w:szCs w:val="10"/>
        </w:rPr>
        <w:t>import</w:t>
      </w:r>
      <w:r w:rsidRPr="008D5DAE">
        <w:rPr>
          <w:rFonts w:ascii="Menlo" w:hAnsi="Menlo" w:cs="Menlo"/>
          <w:noProof/>
          <w:color w:val="000000"/>
          <w:sz w:val="10"/>
          <w:szCs w:val="10"/>
        </w:rPr>
        <w:t xml:space="preserve"> org.springframework.security.config.annotation.web.configuration.</w:t>
      </w:r>
      <w:r w:rsidRPr="008D5DAE">
        <w:rPr>
          <w:rFonts w:ascii="Menlo" w:hAnsi="Menlo" w:cs="Menlo"/>
          <w:noProof/>
          <w:color w:val="0000FF"/>
          <w:sz w:val="10"/>
          <w:szCs w:val="10"/>
        </w:rPr>
        <w:t>EnableWebSecurity</w:t>
      </w:r>
      <w:r w:rsidRPr="008D5DAE">
        <w:rPr>
          <w:rFonts w:ascii="Menlo" w:hAnsi="Menlo" w:cs="Menlo"/>
          <w:noProof/>
          <w:color w:val="000000"/>
          <w:sz w:val="10"/>
          <w:szCs w:val="10"/>
        </w:rPr>
        <w:t>;</w:t>
      </w:r>
    </w:p>
    <w:p w14:paraId="75A55261"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FF"/>
          <w:sz w:val="10"/>
          <w:szCs w:val="10"/>
        </w:rPr>
        <w:t>import</w:t>
      </w:r>
      <w:r w:rsidRPr="008D5DAE">
        <w:rPr>
          <w:rFonts w:ascii="Menlo" w:hAnsi="Menlo" w:cs="Menlo"/>
          <w:noProof/>
          <w:color w:val="000000"/>
          <w:sz w:val="10"/>
          <w:szCs w:val="10"/>
        </w:rPr>
        <w:t xml:space="preserve"> org.springframework.security.config.annotation.web.configurers.AbstractHttpConfigurer;</w:t>
      </w:r>
    </w:p>
    <w:p w14:paraId="625647FA"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FF"/>
          <w:sz w:val="10"/>
          <w:szCs w:val="10"/>
        </w:rPr>
        <w:t>import</w:t>
      </w:r>
      <w:r w:rsidRPr="008D5DAE">
        <w:rPr>
          <w:rFonts w:ascii="Menlo" w:hAnsi="Menlo" w:cs="Menlo"/>
          <w:noProof/>
          <w:color w:val="000000"/>
          <w:sz w:val="10"/>
          <w:szCs w:val="10"/>
        </w:rPr>
        <w:t xml:space="preserve"> org.springframework.security.config.http.SessionCreationPolicy;</w:t>
      </w:r>
    </w:p>
    <w:p w14:paraId="23141BA9"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FF"/>
          <w:sz w:val="10"/>
          <w:szCs w:val="10"/>
        </w:rPr>
        <w:t>import</w:t>
      </w:r>
      <w:r w:rsidRPr="008D5DAE">
        <w:rPr>
          <w:rFonts w:ascii="Menlo" w:hAnsi="Menlo" w:cs="Menlo"/>
          <w:noProof/>
          <w:color w:val="000000"/>
          <w:sz w:val="10"/>
          <w:szCs w:val="10"/>
        </w:rPr>
        <w:t xml:space="preserve"> org.springframework.security.crypto.bcrypt.BCryptPasswordEncoder;</w:t>
      </w:r>
    </w:p>
    <w:p w14:paraId="5575F411"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FF"/>
          <w:sz w:val="10"/>
          <w:szCs w:val="10"/>
        </w:rPr>
        <w:t>import</w:t>
      </w:r>
      <w:r w:rsidRPr="008D5DAE">
        <w:rPr>
          <w:rFonts w:ascii="Menlo" w:hAnsi="Menlo" w:cs="Menlo"/>
          <w:noProof/>
          <w:color w:val="000000"/>
          <w:sz w:val="10"/>
          <w:szCs w:val="10"/>
        </w:rPr>
        <w:t xml:space="preserve"> org.springframework.security.crypto.password.PasswordEncoder;</w:t>
      </w:r>
    </w:p>
    <w:p w14:paraId="29210991"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FF"/>
          <w:sz w:val="10"/>
          <w:szCs w:val="10"/>
        </w:rPr>
        <w:t>import</w:t>
      </w:r>
      <w:r w:rsidRPr="008D5DAE">
        <w:rPr>
          <w:rFonts w:ascii="Menlo" w:hAnsi="Menlo" w:cs="Menlo"/>
          <w:noProof/>
          <w:color w:val="000000"/>
          <w:sz w:val="10"/>
          <w:szCs w:val="10"/>
        </w:rPr>
        <w:t xml:space="preserve"> org.springframework.security.web.SecurityFilterChain;</w:t>
      </w:r>
    </w:p>
    <w:p w14:paraId="7378CDE6"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FF"/>
          <w:sz w:val="10"/>
          <w:szCs w:val="10"/>
        </w:rPr>
        <w:lastRenderedPageBreak/>
        <w:t>import</w:t>
      </w:r>
      <w:r w:rsidRPr="008D5DAE">
        <w:rPr>
          <w:rFonts w:ascii="Menlo" w:hAnsi="Menlo" w:cs="Menlo"/>
          <w:noProof/>
          <w:color w:val="000000"/>
          <w:sz w:val="10"/>
          <w:szCs w:val="10"/>
        </w:rPr>
        <w:t xml:space="preserve"> org.springframework.security.web.authentication.UsernamePasswordAuthenticationFilter;</w:t>
      </w:r>
    </w:p>
    <w:p w14:paraId="7C7FE2AB" w14:textId="77777777" w:rsidR="008D5DAE" w:rsidRPr="008D5DAE" w:rsidRDefault="008D5DAE" w:rsidP="008D5DAE">
      <w:pPr>
        <w:shd w:val="clear" w:color="auto" w:fill="FFFFFF"/>
        <w:rPr>
          <w:rFonts w:ascii="Menlo" w:hAnsi="Menlo" w:cs="Menlo"/>
          <w:noProof/>
          <w:color w:val="000000"/>
          <w:sz w:val="10"/>
          <w:szCs w:val="10"/>
        </w:rPr>
      </w:pPr>
    </w:p>
    <w:p w14:paraId="5127AC89"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w:t>
      </w:r>
      <w:r w:rsidRPr="008D5DAE">
        <w:rPr>
          <w:rFonts w:ascii="Menlo" w:hAnsi="Menlo" w:cs="Menlo"/>
          <w:noProof/>
          <w:color w:val="0000FF"/>
          <w:sz w:val="10"/>
          <w:szCs w:val="10"/>
        </w:rPr>
        <w:t>Configuration</w:t>
      </w:r>
    </w:p>
    <w:p w14:paraId="7A12EBB1"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w:t>
      </w:r>
      <w:r w:rsidRPr="008D5DAE">
        <w:rPr>
          <w:rFonts w:ascii="Menlo" w:hAnsi="Menlo" w:cs="Menlo"/>
          <w:noProof/>
          <w:color w:val="0000FF"/>
          <w:sz w:val="10"/>
          <w:szCs w:val="10"/>
        </w:rPr>
        <w:t>EnableWebSecurity</w:t>
      </w:r>
    </w:p>
    <w:p w14:paraId="42E8E308"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FF"/>
          <w:sz w:val="10"/>
          <w:szCs w:val="10"/>
        </w:rPr>
        <w:t>public</w:t>
      </w:r>
      <w:r w:rsidRPr="008D5DAE">
        <w:rPr>
          <w:rFonts w:ascii="Menlo" w:hAnsi="Menlo" w:cs="Menlo"/>
          <w:noProof/>
          <w:color w:val="000000"/>
          <w:sz w:val="10"/>
          <w:szCs w:val="10"/>
        </w:rPr>
        <w:t xml:space="preserve"> </w:t>
      </w:r>
      <w:r w:rsidRPr="008D5DAE">
        <w:rPr>
          <w:rFonts w:ascii="Menlo" w:hAnsi="Menlo" w:cs="Menlo"/>
          <w:noProof/>
          <w:color w:val="0000FF"/>
          <w:sz w:val="10"/>
          <w:szCs w:val="10"/>
        </w:rPr>
        <w:t>class</w:t>
      </w:r>
      <w:r w:rsidRPr="008D5DAE">
        <w:rPr>
          <w:rFonts w:ascii="Menlo" w:hAnsi="Menlo" w:cs="Menlo"/>
          <w:noProof/>
          <w:color w:val="000000"/>
          <w:sz w:val="10"/>
          <w:szCs w:val="10"/>
        </w:rPr>
        <w:t xml:space="preserve"> SecurityConfig {</w:t>
      </w:r>
    </w:p>
    <w:p w14:paraId="7B5A7BF3" w14:textId="77777777" w:rsidR="008D5DAE" w:rsidRPr="008D5DAE" w:rsidRDefault="008D5DAE" w:rsidP="008D5DAE">
      <w:pPr>
        <w:shd w:val="clear" w:color="auto" w:fill="FFFFFF"/>
        <w:rPr>
          <w:rFonts w:ascii="Menlo" w:hAnsi="Menlo" w:cs="Menlo"/>
          <w:noProof/>
          <w:color w:val="000000"/>
          <w:sz w:val="10"/>
          <w:szCs w:val="10"/>
        </w:rPr>
      </w:pPr>
    </w:p>
    <w:p w14:paraId="59521582"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r w:rsidRPr="008D5DAE">
        <w:rPr>
          <w:rFonts w:ascii="Menlo" w:hAnsi="Menlo" w:cs="Menlo"/>
          <w:noProof/>
          <w:color w:val="0000FF"/>
          <w:sz w:val="10"/>
          <w:szCs w:val="10"/>
        </w:rPr>
        <w:t>private</w:t>
      </w:r>
      <w:r w:rsidRPr="008D5DAE">
        <w:rPr>
          <w:rFonts w:ascii="Menlo" w:hAnsi="Menlo" w:cs="Menlo"/>
          <w:noProof/>
          <w:color w:val="000000"/>
          <w:sz w:val="10"/>
          <w:szCs w:val="10"/>
        </w:rPr>
        <w:t xml:space="preserve"> </w:t>
      </w:r>
      <w:r w:rsidRPr="008D5DAE">
        <w:rPr>
          <w:rFonts w:ascii="Menlo" w:hAnsi="Menlo" w:cs="Menlo"/>
          <w:noProof/>
          <w:color w:val="0000FF"/>
          <w:sz w:val="10"/>
          <w:szCs w:val="10"/>
        </w:rPr>
        <w:t>final</w:t>
      </w:r>
      <w:r w:rsidRPr="008D5DAE">
        <w:rPr>
          <w:rFonts w:ascii="Menlo" w:hAnsi="Menlo" w:cs="Menlo"/>
          <w:noProof/>
          <w:color w:val="000000"/>
          <w:sz w:val="10"/>
          <w:szCs w:val="10"/>
        </w:rPr>
        <w:t xml:space="preserve"> </w:t>
      </w:r>
      <w:r w:rsidRPr="008D5DAE">
        <w:rPr>
          <w:rFonts w:ascii="Menlo" w:hAnsi="Menlo" w:cs="Menlo"/>
          <w:noProof/>
          <w:color w:val="0000FF"/>
          <w:sz w:val="10"/>
          <w:szCs w:val="10"/>
        </w:rPr>
        <w:t>JwtAuthenticationFilter</w:t>
      </w:r>
      <w:r w:rsidRPr="008D5DAE">
        <w:rPr>
          <w:rFonts w:ascii="Menlo" w:hAnsi="Menlo" w:cs="Menlo"/>
          <w:noProof/>
          <w:color w:val="000000"/>
          <w:sz w:val="10"/>
          <w:szCs w:val="10"/>
        </w:rPr>
        <w:t xml:space="preserve"> jwtAuthenticationFilter;</w:t>
      </w:r>
    </w:p>
    <w:p w14:paraId="3D0FFC5C" w14:textId="77777777" w:rsidR="008D5DAE" w:rsidRPr="008D5DAE" w:rsidRDefault="008D5DAE" w:rsidP="008D5DAE">
      <w:pPr>
        <w:shd w:val="clear" w:color="auto" w:fill="FFFFFF"/>
        <w:rPr>
          <w:rFonts w:ascii="Menlo" w:hAnsi="Menlo" w:cs="Menlo"/>
          <w:noProof/>
          <w:color w:val="000000"/>
          <w:sz w:val="10"/>
          <w:szCs w:val="10"/>
        </w:rPr>
      </w:pPr>
    </w:p>
    <w:p w14:paraId="295130FC"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r w:rsidRPr="008D5DAE">
        <w:rPr>
          <w:rFonts w:ascii="Menlo" w:hAnsi="Menlo" w:cs="Menlo"/>
          <w:noProof/>
          <w:color w:val="0000FF"/>
          <w:sz w:val="10"/>
          <w:szCs w:val="10"/>
        </w:rPr>
        <w:t>public</w:t>
      </w:r>
      <w:r w:rsidRPr="008D5DAE">
        <w:rPr>
          <w:rFonts w:ascii="Menlo" w:hAnsi="Menlo" w:cs="Menlo"/>
          <w:noProof/>
          <w:color w:val="000000"/>
          <w:sz w:val="10"/>
          <w:szCs w:val="10"/>
        </w:rPr>
        <w:t xml:space="preserve"> SecurityConfig(</w:t>
      </w:r>
      <w:r w:rsidRPr="008D5DAE">
        <w:rPr>
          <w:rFonts w:ascii="Menlo" w:hAnsi="Menlo" w:cs="Menlo"/>
          <w:noProof/>
          <w:color w:val="0000FF"/>
          <w:sz w:val="10"/>
          <w:szCs w:val="10"/>
        </w:rPr>
        <w:t>JwtAuthenticationFilter</w:t>
      </w:r>
      <w:r w:rsidRPr="008D5DAE">
        <w:rPr>
          <w:rFonts w:ascii="Menlo" w:hAnsi="Menlo" w:cs="Menlo"/>
          <w:noProof/>
          <w:color w:val="000000"/>
          <w:sz w:val="10"/>
          <w:szCs w:val="10"/>
        </w:rPr>
        <w:t xml:space="preserve"> jwtAuthenticationFilter) {</w:t>
      </w:r>
    </w:p>
    <w:p w14:paraId="2AD10C0A"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r w:rsidRPr="008D5DAE">
        <w:rPr>
          <w:rFonts w:ascii="Menlo" w:hAnsi="Menlo" w:cs="Menlo"/>
          <w:noProof/>
          <w:color w:val="0000FF"/>
          <w:sz w:val="10"/>
          <w:szCs w:val="10"/>
        </w:rPr>
        <w:t>this</w:t>
      </w:r>
      <w:r w:rsidRPr="008D5DAE">
        <w:rPr>
          <w:rFonts w:ascii="Menlo" w:hAnsi="Menlo" w:cs="Menlo"/>
          <w:noProof/>
          <w:color w:val="000000"/>
          <w:sz w:val="10"/>
          <w:szCs w:val="10"/>
        </w:rPr>
        <w:t>.jwtAuthenticationFilter = jwtAuthenticationFilter;</w:t>
      </w:r>
    </w:p>
    <w:p w14:paraId="30C7A2F7"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p>
    <w:p w14:paraId="75C3B492" w14:textId="77777777" w:rsidR="008D5DAE" w:rsidRPr="008D5DAE" w:rsidRDefault="008D5DAE" w:rsidP="008D5DAE">
      <w:pPr>
        <w:shd w:val="clear" w:color="auto" w:fill="FFFFFF"/>
        <w:rPr>
          <w:rFonts w:ascii="Menlo" w:hAnsi="Menlo" w:cs="Menlo"/>
          <w:noProof/>
          <w:color w:val="000000"/>
          <w:sz w:val="10"/>
          <w:szCs w:val="10"/>
        </w:rPr>
      </w:pPr>
    </w:p>
    <w:p w14:paraId="6FF332E2"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r w:rsidRPr="008D5DAE">
        <w:rPr>
          <w:rFonts w:ascii="Menlo" w:hAnsi="Menlo" w:cs="Menlo"/>
          <w:noProof/>
          <w:color w:val="0000FF"/>
          <w:sz w:val="10"/>
          <w:szCs w:val="10"/>
        </w:rPr>
        <w:t>Bean</w:t>
      </w:r>
    </w:p>
    <w:p w14:paraId="5FF3ED07"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r w:rsidRPr="008D5DAE">
        <w:rPr>
          <w:rFonts w:ascii="Menlo" w:hAnsi="Menlo" w:cs="Menlo"/>
          <w:noProof/>
          <w:color w:val="0000FF"/>
          <w:sz w:val="10"/>
          <w:szCs w:val="10"/>
        </w:rPr>
        <w:t>public</w:t>
      </w:r>
      <w:r w:rsidRPr="008D5DAE">
        <w:rPr>
          <w:rFonts w:ascii="Menlo" w:hAnsi="Menlo" w:cs="Menlo"/>
          <w:noProof/>
          <w:color w:val="000000"/>
          <w:sz w:val="10"/>
          <w:szCs w:val="10"/>
        </w:rPr>
        <w:t xml:space="preserve"> </w:t>
      </w:r>
      <w:r w:rsidRPr="008D5DAE">
        <w:rPr>
          <w:rFonts w:ascii="Menlo" w:hAnsi="Menlo" w:cs="Menlo"/>
          <w:noProof/>
          <w:color w:val="0000FF"/>
          <w:sz w:val="10"/>
          <w:szCs w:val="10"/>
        </w:rPr>
        <w:t>SecurityFilterChain</w:t>
      </w:r>
      <w:r w:rsidRPr="008D5DAE">
        <w:rPr>
          <w:rFonts w:ascii="Menlo" w:hAnsi="Menlo" w:cs="Menlo"/>
          <w:noProof/>
          <w:color w:val="000000"/>
          <w:sz w:val="10"/>
          <w:szCs w:val="10"/>
        </w:rPr>
        <w:t xml:space="preserve"> securityFilterChain(</w:t>
      </w:r>
      <w:r w:rsidRPr="008D5DAE">
        <w:rPr>
          <w:rFonts w:ascii="Menlo" w:hAnsi="Menlo" w:cs="Menlo"/>
          <w:noProof/>
          <w:color w:val="0000FF"/>
          <w:sz w:val="10"/>
          <w:szCs w:val="10"/>
        </w:rPr>
        <w:t>HttpSecurity</w:t>
      </w:r>
      <w:r w:rsidRPr="008D5DAE">
        <w:rPr>
          <w:rFonts w:ascii="Menlo" w:hAnsi="Menlo" w:cs="Menlo"/>
          <w:noProof/>
          <w:color w:val="000000"/>
          <w:sz w:val="10"/>
          <w:szCs w:val="10"/>
        </w:rPr>
        <w:t xml:space="preserve"> http) </w:t>
      </w:r>
      <w:r w:rsidRPr="008D5DAE">
        <w:rPr>
          <w:rFonts w:ascii="Menlo" w:hAnsi="Menlo" w:cs="Menlo"/>
          <w:noProof/>
          <w:color w:val="0000FF"/>
          <w:sz w:val="10"/>
          <w:szCs w:val="10"/>
        </w:rPr>
        <w:t>throws</w:t>
      </w:r>
      <w:r w:rsidRPr="008D5DAE">
        <w:rPr>
          <w:rFonts w:ascii="Menlo" w:hAnsi="Menlo" w:cs="Menlo"/>
          <w:noProof/>
          <w:color w:val="000000"/>
          <w:sz w:val="10"/>
          <w:szCs w:val="10"/>
        </w:rPr>
        <w:t xml:space="preserve"> </w:t>
      </w:r>
      <w:r w:rsidRPr="008D5DAE">
        <w:rPr>
          <w:rFonts w:ascii="Menlo" w:hAnsi="Menlo" w:cs="Menlo"/>
          <w:noProof/>
          <w:color w:val="0000FF"/>
          <w:sz w:val="10"/>
          <w:szCs w:val="10"/>
        </w:rPr>
        <w:t>Exception</w:t>
      </w:r>
      <w:r w:rsidRPr="008D5DAE">
        <w:rPr>
          <w:rFonts w:ascii="Menlo" w:hAnsi="Menlo" w:cs="Menlo"/>
          <w:noProof/>
          <w:color w:val="000000"/>
          <w:sz w:val="10"/>
          <w:szCs w:val="10"/>
        </w:rPr>
        <w:t xml:space="preserve"> {</w:t>
      </w:r>
    </w:p>
    <w:p w14:paraId="2BD91929"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http</w:t>
      </w:r>
    </w:p>
    <w:p w14:paraId="42A6F7C9"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.csrf(AbstractHttpConfigurer</w:t>
      </w:r>
      <w:r w:rsidRPr="008D5DAE">
        <w:rPr>
          <w:rFonts w:ascii="Menlo" w:hAnsi="Menlo" w:cs="Menlo"/>
          <w:noProof/>
          <w:color w:val="0000FF"/>
          <w:sz w:val="10"/>
          <w:szCs w:val="10"/>
        </w:rPr>
        <w:t>::</w:t>
      </w:r>
      <w:r w:rsidRPr="008D5DAE">
        <w:rPr>
          <w:rFonts w:ascii="Menlo" w:hAnsi="Menlo" w:cs="Menlo"/>
          <w:noProof/>
          <w:color w:val="000000"/>
          <w:sz w:val="10"/>
          <w:szCs w:val="10"/>
        </w:rPr>
        <w:t xml:space="preserve">disable) </w:t>
      </w:r>
      <w:r w:rsidRPr="008D5DAE">
        <w:rPr>
          <w:rFonts w:ascii="Menlo" w:hAnsi="Menlo" w:cs="Menlo"/>
          <w:noProof/>
          <w:color w:val="008000"/>
          <w:sz w:val="10"/>
          <w:szCs w:val="10"/>
        </w:rPr>
        <w:t>// Disable CSRF since we're using JWTs</w:t>
      </w:r>
    </w:p>
    <w:p w14:paraId="1A7CB536"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.sessionManagement(session </w:t>
      </w:r>
      <w:r w:rsidRPr="008D5DAE">
        <w:rPr>
          <w:rFonts w:ascii="Menlo" w:hAnsi="Menlo" w:cs="Menlo"/>
          <w:noProof/>
          <w:color w:val="0000FF"/>
          <w:sz w:val="10"/>
          <w:szCs w:val="10"/>
        </w:rPr>
        <w:t>-&gt;</w:t>
      </w:r>
      <w:r w:rsidRPr="008D5DAE">
        <w:rPr>
          <w:rFonts w:ascii="Menlo" w:hAnsi="Menlo" w:cs="Menlo"/>
          <w:noProof/>
          <w:color w:val="000000"/>
          <w:sz w:val="10"/>
          <w:szCs w:val="10"/>
        </w:rPr>
        <w:t xml:space="preserve"> session.sessionCreationPolicy(SessionCreationPolicy.</w:t>
      </w:r>
      <w:r w:rsidRPr="008D5DAE">
        <w:rPr>
          <w:rFonts w:ascii="Menlo" w:hAnsi="Menlo" w:cs="Menlo"/>
          <w:noProof/>
          <w:color w:val="098658"/>
          <w:sz w:val="10"/>
          <w:szCs w:val="10"/>
        </w:rPr>
        <w:t>STATELESS</w:t>
      </w:r>
      <w:r w:rsidRPr="008D5DAE">
        <w:rPr>
          <w:rFonts w:ascii="Menlo" w:hAnsi="Menlo" w:cs="Menlo"/>
          <w:noProof/>
          <w:color w:val="000000"/>
          <w:sz w:val="10"/>
          <w:szCs w:val="10"/>
        </w:rPr>
        <w:t xml:space="preserve">)) </w:t>
      </w:r>
      <w:r w:rsidRPr="008D5DAE">
        <w:rPr>
          <w:rFonts w:ascii="Menlo" w:hAnsi="Menlo" w:cs="Menlo"/>
          <w:noProof/>
          <w:color w:val="008000"/>
          <w:sz w:val="10"/>
          <w:szCs w:val="10"/>
        </w:rPr>
        <w:t>// Use stateless session management</w:t>
      </w:r>
    </w:p>
    <w:p w14:paraId="3D408E44"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.authorizeHttpRequests(auth </w:t>
      </w:r>
      <w:r w:rsidRPr="008D5DAE">
        <w:rPr>
          <w:rFonts w:ascii="Menlo" w:hAnsi="Menlo" w:cs="Menlo"/>
          <w:noProof/>
          <w:color w:val="0000FF"/>
          <w:sz w:val="10"/>
          <w:szCs w:val="10"/>
        </w:rPr>
        <w:t>-&gt;</w:t>
      </w:r>
      <w:r w:rsidRPr="008D5DAE">
        <w:rPr>
          <w:rFonts w:ascii="Menlo" w:hAnsi="Menlo" w:cs="Menlo"/>
          <w:noProof/>
          <w:color w:val="000000"/>
          <w:sz w:val="10"/>
          <w:szCs w:val="10"/>
        </w:rPr>
        <w:t xml:space="preserve"> auth</w:t>
      </w:r>
    </w:p>
    <w:p w14:paraId="709EA2A3"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.requestMatchers(</w:t>
      </w:r>
      <w:r w:rsidRPr="008D5DAE">
        <w:rPr>
          <w:rFonts w:ascii="Menlo" w:hAnsi="Menlo" w:cs="Menlo"/>
          <w:noProof/>
          <w:color w:val="A31515"/>
          <w:sz w:val="10"/>
          <w:szCs w:val="10"/>
        </w:rPr>
        <w:t>"/api/users/register"</w:t>
      </w:r>
      <w:r w:rsidRPr="008D5DAE">
        <w:rPr>
          <w:rFonts w:ascii="Menlo" w:hAnsi="Menlo" w:cs="Menlo"/>
          <w:noProof/>
          <w:color w:val="000000"/>
          <w:sz w:val="10"/>
          <w:szCs w:val="10"/>
        </w:rPr>
        <w:t xml:space="preserve">, </w:t>
      </w:r>
      <w:r w:rsidRPr="008D5DAE">
        <w:rPr>
          <w:rFonts w:ascii="Menlo" w:hAnsi="Menlo" w:cs="Menlo"/>
          <w:noProof/>
          <w:color w:val="A31515"/>
          <w:sz w:val="10"/>
          <w:szCs w:val="10"/>
        </w:rPr>
        <w:t>"/api/users/login"</w:t>
      </w:r>
      <w:r w:rsidRPr="008D5DAE">
        <w:rPr>
          <w:rFonts w:ascii="Menlo" w:hAnsi="Menlo" w:cs="Menlo"/>
          <w:noProof/>
          <w:color w:val="000000"/>
          <w:sz w:val="10"/>
          <w:szCs w:val="10"/>
        </w:rPr>
        <w:t xml:space="preserve">).permitAll()  </w:t>
      </w:r>
      <w:r w:rsidRPr="008D5DAE">
        <w:rPr>
          <w:rFonts w:ascii="Menlo" w:hAnsi="Menlo" w:cs="Menlo"/>
          <w:noProof/>
          <w:color w:val="008000"/>
          <w:sz w:val="10"/>
          <w:szCs w:val="10"/>
        </w:rPr>
        <w:t>// Allow registration and login without authentication</w:t>
      </w:r>
    </w:p>
    <w:p w14:paraId="10D2428D"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.requestMatchers(</w:t>
      </w:r>
      <w:r w:rsidRPr="008D5DAE">
        <w:rPr>
          <w:rFonts w:ascii="Menlo" w:hAnsi="Menlo" w:cs="Menlo"/>
          <w:noProof/>
          <w:color w:val="A31515"/>
          <w:sz w:val="10"/>
          <w:szCs w:val="10"/>
        </w:rPr>
        <w:t>"/api/orders/**"</w:t>
      </w:r>
      <w:r w:rsidRPr="008D5DAE">
        <w:rPr>
          <w:rFonts w:ascii="Menlo" w:hAnsi="Menlo" w:cs="Menlo"/>
          <w:noProof/>
          <w:color w:val="000000"/>
          <w:sz w:val="10"/>
          <w:szCs w:val="10"/>
        </w:rPr>
        <w:t xml:space="preserve">).authenticated() </w:t>
      </w:r>
      <w:r w:rsidRPr="008D5DAE">
        <w:rPr>
          <w:rFonts w:ascii="Menlo" w:hAnsi="Menlo" w:cs="Menlo"/>
          <w:noProof/>
          <w:color w:val="008000"/>
          <w:sz w:val="10"/>
          <w:szCs w:val="10"/>
        </w:rPr>
        <w:t>// Require authentication for all order-related endpoints</w:t>
      </w:r>
    </w:p>
    <w:p w14:paraId="6D4FCE19"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.anyRequest().authenticated() </w:t>
      </w:r>
      <w:r w:rsidRPr="008D5DAE">
        <w:rPr>
          <w:rFonts w:ascii="Menlo" w:hAnsi="Menlo" w:cs="Menlo"/>
          <w:noProof/>
          <w:color w:val="008000"/>
          <w:sz w:val="10"/>
          <w:szCs w:val="10"/>
        </w:rPr>
        <w:t>// Require authentication for any other requests</w:t>
      </w:r>
    </w:p>
    <w:p w14:paraId="29A27BBC"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p>
    <w:p w14:paraId="04009ED7" w14:textId="77777777" w:rsid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.addFilterBefore(jwtAuthenticationFilter, UsernamePasswordAuthenticationFilter.</w:t>
      </w:r>
      <w:r w:rsidRPr="008D5DAE">
        <w:rPr>
          <w:rFonts w:ascii="Menlo" w:hAnsi="Menlo" w:cs="Menlo"/>
          <w:noProof/>
          <w:color w:val="0000FF"/>
          <w:sz w:val="10"/>
          <w:szCs w:val="10"/>
        </w:rPr>
        <w:t>class</w:t>
      </w:r>
      <w:r w:rsidRPr="008D5DAE">
        <w:rPr>
          <w:rFonts w:ascii="Menlo" w:hAnsi="Menlo" w:cs="Menlo"/>
          <w:noProof/>
          <w:color w:val="000000"/>
          <w:sz w:val="10"/>
          <w:szCs w:val="10"/>
        </w:rPr>
        <w:t xml:space="preserve">); </w:t>
      </w:r>
    </w:p>
    <w:p w14:paraId="5971AF71" w14:textId="206193D6" w:rsidR="008D5DAE" w:rsidRPr="008D5DAE" w:rsidRDefault="008D5DAE" w:rsidP="008D5DAE">
      <w:pPr>
        <w:shd w:val="clear" w:color="auto" w:fill="FFFFFF"/>
        <w:rPr>
          <w:rFonts w:ascii="Menlo" w:hAnsi="Menlo" w:cs="Menlo"/>
          <w:noProof/>
          <w:color w:val="000000"/>
          <w:sz w:val="10"/>
          <w:szCs w:val="10"/>
        </w:rPr>
      </w:pPr>
      <w:r>
        <w:rPr>
          <w:rFonts w:ascii="Menlo" w:hAnsi="Menlo" w:cs="Menlo"/>
          <w:noProof/>
          <w:color w:val="008000"/>
          <w:sz w:val="10"/>
          <w:szCs w:val="10"/>
        </w:rPr>
        <w:t xml:space="preserve"> </w:t>
      </w:r>
    </w:p>
    <w:p w14:paraId="79645B36" w14:textId="77777777" w:rsidR="008D5DAE" w:rsidRPr="008D5DAE" w:rsidRDefault="008D5DAE" w:rsidP="008D5DAE">
      <w:pPr>
        <w:shd w:val="clear" w:color="auto" w:fill="FFFFFF"/>
        <w:rPr>
          <w:rFonts w:ascii="Menlo" w:hAnsi="Menlo" w:cs="Menlo"/>
          <w:noProof/>
          <w:color w:val="000000"/>
          <w:sz w:val="10"/>
          <w:szCs w:val="10"/>
        </w:rPr>
      </w:pPr>
    </w:p>
    <w:p w14:paraId="1A0C2CAB"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r w:rsidRPr="008D5DAE">
        <w:rPr>
          <w:rFonts w:ascii="Menlo" w:hAnsi="Menlo" w:cs="Menlo"/>
          <w:noProof/>
          <w:color w:val="0000FF"/>
          <w:sz w:val="10"/>
          <w:szCs w:val="10"/>
        </w:rPr>
        <w:t>return</w:t>
      </w:r>
      <w:r w:rsidRPr="008D5DAE">
        <w:rPr>
          <w:rFonts w:ascii="Menlo" w:hAnsi="Menlo" w:cs="Menlo"/>
          <w:noProof/>
          <w:color w:val="000000"/>
          <w:sz w:val="10"/>
          <w:szCs w:val="10"/>
        </w:rPr>
        <w:t xml:space="preserve"> http.build();</w:t>
      </w:r>
    </w:p>
    <w:p w14:paraId="601A4DF2"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p>
    <w:p w14:paraId="6C2D3519" w14:textId="77777777" w:rsidR="008D5DAE" w:rsidRPr="008D5DAE" w:rsidRDefault="008D5DAE" w:rsidP="008D5DAE">
      <w:pPr>
        <w:shd w:val="clear" w:color="auto" w:fill="FFFFFF"/>
        <w:rPr>
          <w:rFonts w:ascii="Menlo" w:hAnsi="Menlo" w:cs="Menlo"/>
          <w:color w:val="000000"/>
          <w:sz w:val="10"/>
          <w:szCs w:val="10"/>
        </w:rPr>
      </w:pPr>
    </w:p>
    <w:p w14:paraId="1D5AE769"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r w:rsidRPr="008D5DAE">
        <w:rPr>
          <w:rFonts w:ascii="Menlo" w:hAnsi="Menlo" w:cs="Menlo"/>
          <w:noProof/>
          <w:color w:val="0000FF"/>
          <w:sz w:val="10"/>
          <w:szCs w:val="10"/>
        </w:rPr>
        <w:t>Bean</w:t>
      </w:r>
    </w:p>
    <w:p w14:paraId="436C6D34"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r w:rsidRPr="008D5DAE">
        <w:rPr>
          <w:rFonts w:ascii="Menlo" w:hAnsi="Menlo" w:cs="Menlo"/>
          <w:noProof/>
          <w:color w:val="0000FF"/>
          <w:sz w:val="10"/>
          <w:szCs w:val="10"/>
        </w:rPr>
        <w:t>public</w:t>
      </w:r>
      <w:r w:rsidRPr="008D5DAE">
        <w:rPr>
          <w:rFonts w:ascii="Menlo" w:hAnsi="Menlo" w:cs="Menlo"/>
          <w:noProof/>
          <w:color w:val="000000"/>
          <w:sz w:val="10"/>
          <w:szCs w:val="10"/>
        </w:rPr>
        <w:t xml:space="preserve"> </w:t>
      </w:r>
      <w:r w:rsidRPr="008D5DAE">
        <w:rPr>
          <w:rFonts w:ascii="Menlo" w:hAnsi="Menlo" w:cs="Menlo"/>
          <w:noProof/>
          <w:color w:val="0000FF"/>
          <w:sz w:val="10"/>
          <w:szCs w:val="10"/>
        </w:rPr>
        <w:t>AuthenticationManager</w:t>
      </w:r>
      <w:r w:rsidRPr="008D5DAE">
        <w:rPr>
          <w:rFonts w:ascii="Menlo" w:hAnsi="Menlo" w:cs="Menlo"/>
          <w:noProof/>
          <w:color w:val="000000"/>
          <w:sz w:val="10"/>
          <w:szCs w:val="10"/>
        </w:rPr>
        <w:t xml:space="preserve"> authenticationManager(</w:t>
      </w:r>
      <w:r w:rsidRPr="008D5DAE">
        <w:rPr>
          <w:rFonts w:ascii="Menlo" w:hAnsi="Menlo" w:cs="Menlo"/>
          <w:noProof/>
          <w:color w:val="0000FF"/>
          <w:sz w:val="10"/>
          <w:szCs w:val="10"/>
        </w:rPr>
        <w:t>AuthenticationConfiguration</w:t>
      </w:r>
      <w:r w:rsidRPr="008D5DAE">
        <w:rPr>
          <w:rFonts w:ascii="Menlo" w:hAnsi="Menlo" w:cs="Menlo"/>
          <w:noProof/>
          <w:color w:val="000000"/>
          <w:sz w:val="10"/>
          <w:szCs w:val="10"/>
        </w:rPr>
        <w:t xml:space="preserve"> authenticationConfiguration) </w:t>
      </w:r>
      <w:r w:rsidRPr="008D5DAE">
        <w:rPr>
          <w:rFonts w:ascii="Menlo" w:hAnsi="Menlo" w:cs="Menlo"/>
          <w:noProof/>
          <w:color w:val="0000FF"/>
          <w:sz w:val="10"/>
          <w:szCs w:val="10"/>
        </w:rPr>
        <w:t>throws</w:t>
      </w:r>
      <w:r w:rsidRPr="008D5DAE">
        <w:rPr>
          <w:rFonts w:ascii="Menlo" w:hAnsi="Menlo" w:cs="Menlo"/>
          <w:noProof/>
          <w:color w:val="000000"/>
          <w:sz w:val="10"/>
          <w:szCs w:val="10"/>
        </w:rPr>
        <w:t xml:space="preserve"> </w:t>
      </w:r>
      <w:r w:rsidRPr="008D5DAE">
        <w:rPr>
          <w:rFonts w:ascii="Menlo" w:hAnsi="Menlo" w:cs="Menlo"/>
          <w:noProof/>
          <w:color w:val="0000FF"/>
          <w:sz w:val="10"/>
          <w:szCs w:val="10"/>
        </w:rPr>
        <w:t>Exception</w:t>
      </w:r>
      <w:r w:rsidRPr="008D5DAE">
        <w:rPr>
          <w:rFonts w:ascii="Menlo" w:hAnsi="Menlo" w:cs="Menlo"/>
          <w:noProof/>
          <w:color w:val="000000"/>
          <w:sz w:val="10"/>
          <w:szCs w:val="10"/>
        </w:rPr>
        <w:t xml:space="preserve"> {</w:t>
      </w:r>
    </w:p>
    <w:p w14:paraId="31A6375D"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r w:rsidRPr="008D5DAE">
        <w:rPr>
          <w:rFonts w:ascii="Menlo" w:hAnsi="Menlo" w:cs="Menlo"/>
          <w:noProof/>
          <w:color w:val="0000FF"/>
          <w:sz w:val="10"/>
          <w:szCs w:val="10"/>
        </w:rPr>
        <w:t>return</w:t>
      </w:r>
      <w:r w:rsidRPr="008D5DAE">
        <w:rPr>
          <w:rFonts w:ascii="Menlo" w:hAnsi="Menlo" w:cs="Menlo"/>
          <w:noProof/>
          <w:color w:val="000000"/>
          <w:sz w:val="10"/>
          <w:szCs w:val="10"/>
        </w:rPr>
        <w:t xml:space="preserve"> authenticationConfiguration.getAuthenticationManager();</w:t>
      </w:r>
    </w:p>
    <w:p w14:paraId="50A6AB99"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p>
    <w:p w14:paraId="2511EAFE" w14:textId="77777777" w:rsidR="008D5DAE" w:rsidRPr="008D5DAE" w:rsidRDefault="008D5DAE" w:rsidP="008D5DAE">
      <w:pPr>
        <w:shd w:val="clear" w:color="auto" w:fill="FFFFFF"/>
        <w:rPr>
          <w:rFonts w:ascii="Menlo" w:hAnsi="Menlo" w:cs="Menlo"/>
          <w:noProof/>
          <w:color w:val="000000"/>
          <w:sz w:val="10"/>
          <w:szCs w:val="10"/>
        </w:rPr>
      </w:pPr>
    </w:p>
    <w:p w14:paraId="3B70E705"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r w:rsidRPr="008D5DAE">
        <w:rPr>
          <w:rFonts w:ascii="Menlo" w:hAnsi="Menlo" w:cs="Menlo"/>
          <w:noProof/>
          <w:color w:val="0000FF"/>
          <w:sz w:val="10"/>
          <w:szCs w:val="10"/>
        </w:rPr>
        <w:t>Bean</w:t>
      </w:r>
    </w:p>
    <w:p w14:paraId="755B6F00"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r w:rsidRPr="008D5DAE">
        <w:rPr>
          <w:rFonts w:ascii="Menlo" w:hAnsi="Menlo" w:cs="Menlo"/>
          <w:noProof/>
          <w:color w:val="0000FF"/>
          <w:sz w:val="10"/>
          <w:szCs w:val="10"/>
        </w:rPr>
        <w:t>public</w:t>
      </w:r>
      <w:r w:rsidRPr="008D5DAE">
        <w:rPr>
          <w:rFonts w:ascii="Menlo" w:hAnsi="Menlo" w:cs="Menlo"/>
          <w:noProof/>
          <w:color w:val="000000"/>
          <w:sz w:val="10"/>
          <w:szCs w:val="10"/>
        </w:rPr>
        <w:t xml:space="preserve"> </w:t>
      </w:r>
      <w:r w:rsidRPr="008D5DAE">
        <w:rPr>
          <w:rFonts w:ascii="Menlo" w:hAnsi="Menlo" w:cs="Menlo"/>
          <w:noProof/>
          <w:color w:val="0000FF"/>
          <w:sz w:val="10"/>
          <w:szCs w:val="10"/>
        </w:rPr>
        <w:t>PasswordEncoder</w:t>
      </w:r>
      <w:r w:rsidRPr="008D5DAE">
        <w:rPr>
          <w:rFonts w:ascii="Menlo" w:hAnsi="Menlo" w:cs="Menlo"/>
          <w:noProof/>
          <w:color w:val="000000"/>
          <w:sz w:val="10"/>
          <w:szCs w:val="10"/>
        </w:rPr>
        <w:t xml:space="preserve"> passwordEncoder() {</w:t>
      </w:r>
    </w:p>
    <w:p w14:paraId="4FBE3814"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r w:rsidRPr="008D5DAE">
        <w:rPr>
          <w:rFonts w:ascii="Menlo" w:hAnsi="Menlo" w:cs="Menlo"/>
          <w:noProof/>
          <w:color w:val="0000FF"/>
          <w:sz w:val="10"/>
          <w:szCs w:val="10"/>
        </w:rPr>
        <w:t>return</w:t>
      </w:r>
      <w:r w:rsidRPr="008D5DAE">
        <w:rPr>
          <w:rFonts w:ascii="Menlo" w:hAnsi="Menlo" w:cs="Menlo"/>
          <w:noProof/>
          <w:color w:val="000000"/>
          <w:sz w:val="10"/>
          <w:szCs w:val="10"/>
        </w:rPr>
        <w:t xml:space="preserve"> </w:t>
      </w:r>
      <w:r w:rsidRPr="008D5DAE">
        <w:rPr>
          <w:rFonts w:ascii="Menlo" w:hAnsi="Menlo" w:cs="Menlo"/>
          <w:noProof/>
          <w:color w:val="0000FF"/>
          <w:sz w:val="10"/>
          <w:szCs w:val="10"/>
        </w:rPr>
        <w:t>new</w:t>
      </w:r>
      <w:r w:rsidRPr="008D5DAE">
        <w:rPr>
          <w:rFonts w:ascii="Menlo" w:hAnsi="Menlo" w:cs="Menlo"/>
          <w:noProof/>
          <w:color w:val="000000"/>
          <w:sz w:val="10"/>
          <w:szCs w:val="10"/>
        </w:rPr>
        <w:t xml:space="preserve"> BCryptPasswordEncoder();</w:t>
      </w:r>
    </w:p>
    <w:p w14:paraId="4F7A3274"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 xml:space="preserve">    }</w:t>
      </w:r>
    </w:p>
    <w:p w14:paraId="1DEE6828" w14:textId="77777777" w:rsidR="008D5DAE" w:rsidRPr="008D5DAE" w:rsidRDefault="008D5DAE" w:rsidP="008D5DAE">
      <w:pPr>
        <w:shd w:val="clear" w:color="auto" w:fill="FFFFFF"/>
        <w:rPr>
          <w:rFonts w:ascii="Menlo" w:hAnsi="Menlo" w:cs="Menlo"/>
          <w:noProof/>
          <w:color w:val="000000"/>
          <w:sz w:val="10"/>
          <w:szCs w:val="10"/>
        </w:rPr>
      </w:pPr>
      <w:r w:rsidRPr="008D5DAE">
        <w:rPr>
          <w:rFonts w:ascii="Menlo" w:hAnsi="Menlo" w:cs="Menlo"/>
          <w:noProof/>
          <w:color w:val="000000"/>
          <w:sz w:val="10"/>
          <w:szCs w:val="10"/>
        </w:rPr>
        <w:t>}</w:t>
      </w:r>
    </w:p>
    <w:p w14:paraId="5E1E7C1A" w14:textId="77777777" w:rsidR="008D5DAE" w:rsidRPr="008D5DAE" w:rsidRDefault="008D5DAE" w:rsidP="008D5DAE">
      <w:pPr>
        <w:shd w:val="clear" w:color="auto" w:fill="FFFFFF"/>
        <w:rPr>
          <w:rFonts w:ascii="Menlo" w:hAnsi="Menlo" w:cs="Menlo"/>
          <w:color w:val="000000"/>
          <w:sz w:val="11"/>
          <w:szCs w:val="11"/>
        </w:rPr>
      </w:pPr>
    </w:p>
    <w:p w14:paraId="09FC2D48" w14:textId="77777777" w:rsidR="0069057F" w:rsidRPr="0069057F" w:rsidRDefault="0069057F" w:rsidP="0069057F">
      <w:pPr>
        <w:shd w:val="clear" w:color="auto" w:fill="FFFFFF"/>
        <w:rPr>
          <w:rFonts w:ascii="Menlo" w:hAnsi="Menlo" w:cs="Menlo"/>
          <w:noProof/>
          <w:color w:val="000000"/>
          <w:sz w:val="13"/>
          <w:szCs w:val="13"/>
        </w:rPr>
      </w:pPr>
    </w:p>
    <w:p w14:paraId="5ACE5ED2" w14:textId="26D54128" w:rsidR="0069057F" w:rsidRDefault="00133DFC" w:rsidP="00DC6D6B">
      <w:pPr>
        <w:pStyle w:val="ListParagraph"/>
        <w:numPr>
          <w:ilvl w:val="0"/>
          <w:numId w:val="35"/>
        </w:numPr>
        <w:rPr>
          <w:noProof/>
        </w:rPr>
      </w:pPr>
      <w:r>
        <w:rPr>
          <w:noProof/>
        </w:rPr>
        <w:t>Create a CustomUserDetailsService</w:t>
      </w:r>
      <w:r w:rsidR="00B841F3">
        <w:rPr>
          <w:noProof/>
        </w:rPr>
        <w:t xml:space="preserve"> in the service folder</w:t>
      </w:r>
      <w:r w:rsidR="00D54B0F">
        <w:rPr>
          <w:noProof/>
        </w:rPr>
        <w:t>, shown in Figure 21 and Figure 22</w:t>
      </w:r>
      <w:r w:rsidR="00B841F3">
        <w:rPr>
          <w:noProof/>
        </w:rPr>
        <w:t>.</w:t>
      </w:r>
    </w:p>
    <w:p w14:paraId="5A5D1DD2" w14:textId="77777777" w:rsidR="00133DFC" w:rsidRDefault="00133DFC" w:rsidP="0069057F">
      <w:pPr>
        <w:rPr>
          <w:noProof/>
        </w:rPr>
      </w:pPr>
    </w:p>
    <w:p w14:paraId="221D710F" w14:textId="77777777" w:rsidR="00133DFC" w:rsidRDefault="00133DFC" w:rsidP="00133DFC">
      <w:pPr>
        <w:keepNext/>
        <w:rPr>
          <w:noProof/>
        </w:rPr>
      </w:pPr>
      <w:r w:rsidRPr="00133DFC">
        <w:rPr>
          <w:noProof/>
        </w:rPr>
        <w:drawing>
          <wp:inline distT="0" distB="0" distL="0" distR="0" wp14:anchorId="72E95BEA" wp14:editId="7D781E55">
            <wp:extent cx="4076700" cy="2895600"/>
            <wp:effectExtent l="0" t="0" r="0" b="0"/>
            <wp:docPr id="1994330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30168" name="Picture 1" descr="A screenshot of a computer&#10;&#10;Description automatically generated"/>
                    <pic:cNvPicPr/>
                  </pic:nvPicPr>
                  <pic:blipFill>
                    <a:blip r:embed="rId38"/>
                    <a:stretch>
                      <a:fillRect/>
                    </a:stretch>
                  </pic:blipFill>
                  <pic:spPr>
                    <a:xfrm>
                      <a:off x="0" y="0"/>
                      <a:ext cx="4076700" cy="2895600"/>
                    </a:xfrm>
                    <a:prstGeom prst="rect">
                      <a:avLst/>
                    </a:prstGeom>
                  </pic:spPr>
                </pic:pic>
              </a:graphicData>
            </a:graphic>
          </wp:inline>
        </w:drawing>
      </w:r>
    </w:p>
    <w:p w14:paraId="61E39D52" w14:textId="0CACBFE4" w:rsidR="00133DFC" w:rsidRDefault="00133DFC" w:rsidP="00133DFC">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22</w:t>
      </w:r>
      <w:r>
        <w:rPr>
          <w:noProof/>
        </w:rPr>
        <w:fldChar w:fldCharType="end"/>
      </w:r>
      <w:r>
        <w:rPr>
          <w:noProof/>
        </w:rPr>
        <w:t xml:space="preserve"> </w:t>
      </w:r>
      <w:r w:rsidRPr="00D54B0F">
        <w:rPr>
          <w:i w:val="0"/>
          <w:iCs w:val="0"/>
          <w:noProof/>
        </w:rPr>
        <w:t xml:space="preserve">Custom User Details Service in the </w:t>
      </w:r>
      <w:r w:rsidR="006C1DB8" w:rsidRPr="00D54B0F">
        <w:rPr>
          <w:i w:val="0"/>
          <w:iCs w:val="0"/>
          <w:noProof/>
        </w:rPr>
        <w:t>service</w:t>
      </w:r>
      <w:r w:rsidRPr="00D54B0F">
        <w:rPr>
          <w:i w:val="0"/>
          <w:iCs w:val="0"/>
          <w:noProof/>
        </w:rPr>
        <w:t xml:space="preserve"> folder</w:t>
      </w:r>
      <w:r w:rsidR="00D54B0F" w:rsidRPr="00D54B0F">
        <w:rPr>
          <w:i w:val="0"/>
          <w:iCs w:val="0"/>
          <w:noProof/>
        </w:rPr>
        <w:t>.</w:t>
      </w:r>
    </w:p>
    <w:p w14:paraId="747D9148" w14:textId="77777777" w:rsidR="00133DFC" w:rsidRDefault="00133DFC" w:rsidP="00133DFC">
      <w:pPr>
        <w:keepNext/>
      </w:pPr>
      <w:r w:rsidRPr="00133DFC">
        <w:rPr>
          <w:noProof/>
        </w:rPr>
        <w:lastRenderedPageBreak/>
        <w:drawing>
          <wp:inline distT="0" distB="0" distL="0" distR="0" wp14:anchorId="0EA09B3D" wp14:editId="06B5A910">
            <wp:extent cx="5943600" cy="3849370"/>
            <wp:effectExtent l="0" t="0" r="0" b="0"/>
            <wp:docPr id="681543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4302" name="Picture 1" descr="A screenshot of a computer program&#10;&#10;Description automatically generated"/>
                    <pic:cNvPicPr/>
                  </pic:nvPicPr>
                  <pic:blipFill>
                    <a:blip r:embed="rId39"/>
                    <a:stretch>
                      <a:fillRect/>
                    </a:stretch>
                  </pic:blipFill>
                  <pic:spPr>
                    <a:xfrm>
                      <a:off x="0" y="0"/>
                      <a:ext cx="5943600" cy="3849370"/>
                    </a:xfrm>
                    <a:prstGeom prst="rect">
                      <a:avLst/>
                    </a:prstGeom>
                  </pic:spPr>
                </pic:pic>
              </a:graphicData>
            </a:graphic>
          </wp:inline>
        </w:drawing>
      </w:r>
    </w:p>
    <w:p w14:paraId="3A961173" w14:textId="6496176E" w:rsidR="00133DFC" w:rsidRDefault="00133DFC" w:rsidP="00133DFC">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23</w:t>
      </w:r>
      <w:r>
        <w:rPr>
          <w:noProof/>
        </w:rPr>
        <w:fldChar w:fldCharType="end"/>
      </w:r>
      <w:r>
        <w:rPr>
          <w:noProof/>
        </w:rPr>
        <w:t xml:space="preserve"> </w:t>
      </w:r>
      <w:r w:rsidRPr="00D54B0F">
        <w:rPr>
          <w:i w:val="0"/>
          <w:iCs w:val="0"/>
          <w:noProof/>
        </w:rPr>
        <w:t>CustomUserDetailsService implements the UserDetailsService interface which requires the loadUserByUsername method.</w:t>
      </w:r>
    </w:p>
    <w:p w14:paraId="789DC56A" w14:textId="77777777" w:rsidR="006D052D" w:rsidRPr="00624F75" w:rsidRDefault="006D052D" w:rsidP="00B84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16"/>
          <w:szCs w:val="16"/>
        </w:rPr>
      </w:pPr>
    </w:p>
    <w:p w14:paraId="3264FC69" w14:textId="334E5B3E" w:rsidR="00624F75" w:rsidRPr="00624F75" w:rsidRDefault="00624F75" w:rsidP="00133DFC">
      <w:pPr>
        <w:pStyle w:val="Heading2"/>
        <w:rPr>
          <w:noProof/>
        </w:rPr>
      </w:pPr>
      <w:bookmarkStart w:id="23" w:name="_Toc178064213"/>
      <w:r w:rsidRPr="00624F75">
        <w:rPr>
          <w:noProof/>
        </w:rPr>
        <w:t>Update the Users</w:t>
      </w:r>
      <w:r w:rsidR="00DE5C83">
        <w:rPr>
          <w:noProof/>
        </w:rPr>
        <w:t xml:space="preserve"> </w:t>
      </w:r>
      <w:r w:rsidRPr="00624F75">
        <w:rPr>
          <w:noProof/>
        </w:rPr>
        <w:t>Controller</w:t>
      </w:r>
      <w:bookmarkEnd w:id="23"/>
    </w:p>
    <w:p w14:paraId="673411F2" w14:textId="3F67F4DC" w:rsidR="00624F75" w:rsidRDefault="00624F75" w:rsidP="00DC6D6B">
      <w:pPr>
        <w:pStyle w:val="ListParagraph"/>
        <w:numPr>
          <w:ilvl w:val="0"/>
          <w:numId w:val="28"/>
        </w:numPr>
        <w:spacing w:before="100" w:beforeAutospacing="1" w:after="100" w:afterAutospacing="1"/>
        <w:rPr>
          <w:noProof/>
        </w:rPr>
      </w:pPr>
      <w:r w:rsidRPr="00624F75">
        <w:rPr>
          <w:noProof/>
        </w:rPr>
        <w:t xml:space="preserve">Modify the </w:t>
      </w:r>
      <w:r w:rsidRPr="00133DFC">
        <w:rPr>
          <w:rFonts w:ascii="Courier New" w:hAnsi="Courier New" w:cs="Courier New"/>
          <w:noProof/>
          <w:sz w:val="20"/>
          <w:szCs w:val="20"/>
        </w:rPr>
        <w:t>UsersController</w:t>
      </w:r>
      <w:r w:rsidRPr="00624F75">
        <w:rPr>
          <w:noProof/>
        </w:rPr>
        <w:t xml:space="preserve"> to handle registration and login with JWT.</w:t>
      </w:r>
      <w:r w:rsidR="00B841F3">
        <w:rPr>
          <w:noProof/>
        </w:rPr>
        <w:t xml:space="preserve"> Pay attention to the green comments for explanations for each section</w:t>
      </w:r>
      <w:r w:rsidR="00E90F33">
        <w:rPr>
          <w:noProof/>
        </w:rPr>
        <w:t>, seen in Figure 23 and Figure 24</w:t>
      </w:r>
      <w:r w:rsidR="00B841F3">
        <w:rPr>
          <w:noProof/>
        </w:rPr>
        <w:t>.</w:t>
      </w:r>
    </w:p>
    <w:p w14:paraId="5FA8522D" w14:textId="4C6A977E" w:rsidR="008D5DAE" w:rsidRDefault="008D5DAE" w:rsidP="00133DFC">
      <w:pPr>
        <w:shd w:val="clear" w:color="auto" w:fill="FFFFFF"/>
        <w:spacing w:line="225" w:lineRule="atLeast"/>
      </w:pPr>
    </w:p>
    <w:p w14:paraId="40A42E50" w14:textId="77777777" w:rsidR="008D5DAE" w:rsidRDefault="008D5DAE" w:rsidP="008D5DAE">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noProof/>
          <w:sz w:val="20"/>
          <w:szCs w:val="20"/>
          <w14:ligatures w14:val="standardContextual"/>
        </w:rPr>
        <w:lastRenderedPageBreak/>
        <mc:AlternateContent>
          <mc:Choice Requires="wpg">
            <w:drawing>
              <wp:inline distT="0" distB="0" distL="0" distR="0" wp14:anchorId="7A4838B4" wp14:editId="1572E441">
                <wp:extent cx="5943600" cy="4328795"/>
                <wp:effectExtent l="0" t="0" r="0" b="14605"/>
                <wp:docPr id="187342050" name="Group 27"/>
                <wp:cNvGraphicFramePr/>
                <a:graphic xmlns:a="http://schemas.openxmlformats.org/drawingml/2006/main">
                  <a:graphicData uri="http://schemas.microsoft.com/office/word/2010/wordprocessingGroup">
                    <wpg:wgp>
                      <wpg:cNvGrpSpPr/>
                      <wpg:grpSpPr>
                        <a:xfrm>
                          <a:off x="0" y="0"/>
                          <a:ext cx="5943600" cy="4328795"/>
                          <a:chOff x="0" y="0"/>
                          <a:chExt cx="5943600" cy="4328795"/>
                        </a:xfrm>
                      </wpg:grpSpPr>
                      <pic:pic xmlns:pic="http://schemas.openxmlformats.org/drawingml/2006/picture">
                        <pic:nvPicPr>
                          <pic:cNvPr id="335754043" name="Picture 1" descr="A screenshot of a computer program&#10;&#10;Description automatically generated"/>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943600" cy="4328795"/>
                          </a:xfrm>
                          <a:prstGeom prst="rect">
                            <a:avLst/>
                          </a:prstGeom>
                        </pic:spPr>
                      </pic:pic>
                      <wps:wsp>
                        <wps:cNvPr id="1741527545" name="Rounded Rectangle 26"/>
                        <wps:cNvSpPr/>
                        <wps:spPr>
                          <a:xfrm>
                            <a:off x="357282" y="2876423"/>
                            <a:ext cx="2458085" cy="774700"/>
                          </a:xfrm>
                          <a:prstGeom prst="roundRect">
                            <a:avLst>
                              <a:gd name="adj" fmla="val 7287"/>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0641526" name="Rounded Rectangle 26"/>
                        <wps:cNvSpPr/>
                        <wps:spPr>
                          <a:xfrm>
                            <a:off x="357282" y="3693933"/>
                            <a:ext cx="5504567" cy="634862"/>
                          </a:xfrm>
                          <a:prstGeom prst="roundRect">
                            <a:avLst>
                              <a:gd name="adj" fmla="val 7287"/>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59A69EC" id="Group 27" o:spid="_x0000_s1026" style="width:468pt;height:340.85pt;mso-position-horizontal-relative:char;mso-position-vertical-relative:line" coordsize="59436,43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">
                <v:shape id="Picture 1" o:spid="_x0000_s1027" type="#_x0000_t75" alt="A screenshot of a computer program&#10;&#10;Description automatically generated" style="position:absolute;width:59436;height:43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">
                  <v:imagedata r:id="rId41" o:title="A screenshot of a computer program&#10;&#10;Description automatically generated"/>
                </v:shape>
                <v:roundrect id="Rounded Rectangle 26" o:spid="_x0000_s1028" style="position:absolute;left:3572;top:28764;width:24581;height:7747;visibility:visible;mso-wrap-style:square;v-text-anchor:middle" arcsize="477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" filled="f" strokecolor="red" strokeweight="1pt">
                  <v:stroke joinstyle="miter"/>
                </v:roundrect>
                <v:roundrect id="Rounded Rectangle 26" o:spid="_x0000_s1029" style="position:absolute;left:3572;top:36939;width:55046;height:6348;visibility:visible;mso-wrap-style:square;v-text-anchor:middle" arcsize="477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" filled="f" strokecolor="red" strokeweight="1pt">
                  <v:stroke joinstyle="miter"/>
                </v:roundrect>
                <w10:anchorlock/>
              </v:group>
            </w:pict>
          </mc:Fallback>
        </mc:AlternateContent>
      </w:r>
    </w:p>
    <w:p w14:paraId="75918854" w14:textId="27069887" w:rsidR="008D5DAE" w:rsidRDefault="008D5DAE" w:rsidP="008D5DAE">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24</w:t>
      </w:r>
      <w:r>
        <w:rPr>
          <w:noProof/>
        </w:rPr>
        <w:fldChar w:fldCharType="end"/>
      </w:r>
      <w:r>
        <w:rPr>
          <w:noProof/>
        </w:rPr>
        <w:t xml:space="preserve"> </w:t>
      </w:r>
      <w:r w:rsidRPr="00E90F33">
        <w:rPr>
          <w:i w:val="0"/>
          <w:iCs w:val="0"/>
          <w:noProof/>
        </w:rPr>
        <w:t>AuthenticationManager and JwtTokenProvider are now injected into the UsersController</w:t>
      </w:r>
      <w:r w:rsidR="00E90F33" w:rsidRPr="00E90F33">
        <w:rPr>
          <w:i w:val="0"/>
          <w:iCs w:val="0"/>
          <w:noProof/>
        </w:rPr>
        <w:t>.</w:t>
      </w:r>
    </w:p>
    <w:p w14:paraId="7301C321" w14:textId="2EF6799C" w:rsidR="00624F75" w:rsidRDefault="00167901" w:rsidP="00624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Pr>
          <w:rFonts w:ascii="Courier New" w:hAnsi="Courier New" w:cs="Courier New"/>
          <w:noProof/>
          <w:sz w:val="20"/>
          <w:szCs w:val="20"/>
        </w:rPr>
        <w:t xml:space="preserve"> </w:t>
      </w:r>
    </w:p>
    <w:p w14:paraId="6A1FBFE7" w14:textId="77777777" w:rsidR="00B841F3" w:rsidRDefault="008D5DAE" w:rsidP="00B841F3">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noProof/>
        </w:rPr>
      </w:pPr>
      <w:r>
        <w:rPr>
          <w:rFonts w:ascii="Courier New" w:hAnsi="Courier New" w:cs="Courier New"/>
          <w:noProof/>
          <w:sz w:val="20"/>
          <w:szCs w:val="20"/>
          <w14:ligatures w14:val="standardContextual"/>
        </w:rPr>
        <w:lastRenderedPageBreak/>
        <mc:AlternateContent>
          <mc:Choice Requires="wpg">
            <w:drawing>
              <wp:inline distT="0" distB="0" distL="0" distR="0" wp14:anchorId="57C5C0AF" wp14:editId="61663016">
                <wp:extent cx="5943600" cy="4824730"/>
                <wp:effectExtent l="0" t="0" r="0" b="1270"/>
                <wp:docPr id="475417119" name="Group 29"/>
                <wp:cNvGraphicFramePr/>
                <a:graphic xmlns:a="http://schemas.openxmlformats.org/drawingml/2006/main">
                  <a:graphicData uri="http://schemas.microsoft.com/office/word/2010/wordprocessingGroup">
                    <wpg:wgp>
                      <wpg:cNvGrpSpPr/>
                      <wpg:grpSpPr>
                        <a:xfrm>
                          <a:off x="0" y="0"/>
                          <a:ext cx="5943600" cy="4824730"/>
                          <a:chOff x="0" y="0"/>
                          <a:chExt cx="5943600" cy="4824730"/>
                        </a:xfrm>
                      </wpg:grpSpPr>
                      <pic:pic xmlns:pic="http://schemas.openxmlformats.org/drawingml/2006/picture">
                        <pic:nvPicPr>
                          <pic:cNvPr id="893976304" name="Picture 1" descr="A screenshot of a computer program&#10;&#10;Description automatically generated"/>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943600" cy="4824730"/>
                          </a:xfrm>
                          <a:prstGeom prst="rect">
                            <a:avLst/>
                          </a:prstGeom>
                        </pic:spPr>
                      </pic:pic>
                      <wps:wsp>
                        <wps:cNvPr id="1991953079" name="Rounded Rectangle 28"/>
                        <wps:cNvSpPr/>
                        <wps:spPr>
                          <a:xfrm>
                            <a:off x="538951" y="1998358"/>
                            <a:ext cx="5250180" cy="2555240"/>
                          </a:xfrm>
                          <a:prstGeom prst="roundRect">
                            <a:avLst>
                              <a:gd name="adj" fmla="val 4818"/>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5C0A3D8" id="Group 29" o:spid="_x0000_s1026" style="width:468pt;height:379.9pt;mso-position-horizontal-relative:char;mso-position-vertical-relative:line" coordsize="59436,48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">
                <v:shape id="Picture 1" o:spid="_x0000_s1027" type="#_x0000_t75" alt="A screenshot of a computer program&#10;&#10;Description automatically generated" style="position:absolute;width:59436;height:48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">
                  <v:imagedata r:id="rId43" o:title="A screenshot of a computer program&#10;&#10;Description automatically generated"/>
                </v:shape>
                <v:roundrect id="Rounded Rectangle 28" o:spid="_x0000_s1028" style="position:absolute;left:5389;top:19983;width:52502;height:25552;visibility:visible;mso-wrap-style:square;v-text-anchor:middle" arcsize="315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" filled="f" strokecolor="red" strokeweight="1pt">
                  <v:stroke joinstyle="miter"/>
                </v:roundrect>
                <w10:anchorlock/>
              </v:group>
            </w:pict>
          </mc:Fallback>
        </mc:AlternateContent>
      </w:r>
    </w:p>
    <w:p w14:paraId="0FB0F090" w14:textId="6863D277" w:rsidR="008D5DAE" w:rsidRPr="00E90F33" w:rsidRDefault="00B841F3" w:rsidP="00B841F3">
      <w:pPr>
        <w:pStyle w:val="Caption"/>
        <w:rPr>
          <w:rFonts w:ascii="Courier New" w:hAnsi="Courier New" w:cs="Courier New"/>
          <w:i w:val="0"/>
          <w:iCs w:val="0"/>
          <w:noProof/>
          <w:sz w:val="20"/>
          <w:szCs w:val="20"/>
        </w:rPr>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25</w:t>
      </w:r>
      <w:r>
        <w:rPr>
          <w:noProof/>
        </w:rPr>
        <w:fldChar w:fldCharType="end"/>
      </w:r>
      <w:r>
        <w:rPr>
          <w:noProof/>
        </w:rPr>
        <w:t xml:space="preserve"> </w:t>
      </w:r>
      <w:r w:rsidRPr="00E90F33">
        <w:rPr>
          <w:i w:val="0"/>
          <w:iCs w:val="0"/>
          <w:noProof/>
        </w:rPr>
        <w:t>The login process now creates a jwt and sends it back to the user after verifying the username and password.</w:t>
      </w:r>
    </w:p>
    <w:p w14:paraId="1B136D9C" w14:textId="77777777" w:rsidR="008D5DAE" w:rsidRDefault="008D5DAE" w:rsidP="00624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p>
    <w:p w14:paraId="117844A4" w14:textId="7149AEA7" w:rsidR="00BC6503" w:rsidRDefault="00133DFC" w:rsidP="00133DFC">
      <w:pPr>
        <w:pBdr>
          <w:bottom w:val="double" w:sz="6" w:space="1" w:color="auto"/>
        </w:pBdr>
        <w:shd w:val="clear" w:color="auto" w:fill="FFFFFF"/>
        <w:spacing w:after="240" w:line="225" w:lineRule="atLeast"/>
        <w:rPr>
          <w:rFonts w:ascii="Menlo" w:hAnsi="Menlo" w:cs="Menlo"/>
          <w:noProof/>
          <w:color w:val="000000"/>
          <w:sz w:val="15"/>
          <w:szCs w:val="15"/>
        </w:rPr>
      </w:pPr>
      <w:r>
        <w:rPr>
          <w:rFonts w:ascii="Courier New" w:hAnsi="Courier New" w:cs="Courier New"/>
          <w:noProof/>
          <w:sz w:val="20"/>
          <w:szCs w:val="20"/>
        </w:rPr>
        <w:t xml:space="preserve"> </w:t>
      </w:r>
    </w:p>
    <w:p w14:paraId="522D3641" w14:textId="600F1DB5" w:rsidR="00624F75" w:rsidRPr="00624F75" w:rsidRDefault="00624F75" w:rsidP="00F469DB">
      <w:pPr>
        <w:pStyle w:val="Heading2"/>
        <w:rPr>
          <w:noProof/>
        </w:rPr>
      </w:pPr>
      <w:bookmarkStart w:id="24" w:name="_Toc178064214"/>
      <w:r w:rsidRPr="00624F75">
        <w:rPr>
          <w:noProof/>
        </w:rPr>
        <w:t>Update the Orders</w:t>
      </w:r>
      <w:r w:rsidR="00DE5C83">
        <w:rPr>
          <w:noProof/>
        </w:rPr>
        <w:t xml:space="preserve"> </w:t>
      </w:r>
      <w:r w:rsidRPr="00624F75">
        <w:rPr>
          <w:noProof/>
        </w:rPr>
        <w:t>Controller</w:t>
      </w:r>
      <w:bookmarkEnd w:id="24"/>
    </w:p>
    <w:p w14:paraId="6CFDA3E3" w14:textId="5F8B752B" w:rsidR="00BC6503" w:rsidRDefault="00624F75" w:rsidP="00DC6D6B">
      <w:pPr>
        <w:pStyle w:val="ListParagraph"/>
        <w:numPr>
          <w:ilvl w:val="0"/>
          <w:numId w:val="36"/>
        </w:numPr>
        <w:spacing w:before="100" w:beforeAutospacing="1" w:after="100" w:afterAutospacing="1"/>
        <w:rPr>
          <w:noProof/>
        </w:rPr>
      </w:pPr>
      <w:r w:rsidRPr="00624F75">
        <w:rPr>
          <w:noProof/>
        </w:rPr>
        <w:t xml:space="preserve">Modify the </w:t>
      </w:r>
      <w:r w:rsidRPr="00B841F3">
        <w:rPr>
          <w:rFonts w:ascii="Courier New" w:hAnsi="Courier New" w:cs="Courier New"/>
          <w:noProof/>
          <w:sz w:val="20"/>
          <w:szCs w:val="20"/>
        </w:rPr>
        <w:t>OrdersController</w:t>
      </w:r>
      <w:r w:rsidRPr="00624F75">
        <w:rPr>
          <w:noProof/>
        </w:rPr>
        <w:t xml:space="preserve"> to require authentication and use the authenticated user's information</w:t>
      </w:r>
      <w:r w:rsidR="00E90F33">
        <w:rPr>
          <w:noProof/>
        </w:rPr>
        <w:t>, shown in Figure 25</w:t>
      </w:r>
      <w:r w:rsidRPr="00624F75">
        <w:rPr>
          <w:noProof/>
        </w:rPr>
        <w:t>.</w:t>
      </w:r>
      <w:r w:rsidR="00133DFC">
        <w:rPr>
          <w:noProof/>
        </w:rPr>
        <w:t xml:space="preserve"> </w:t>
      </w:r>
    </w:p>
    <w:p w14:paraId="0F6D0F24" w14:textId="77777777" w:rsidR="00133DFC" w:rsidRDefault="00C43884" w:rsidP="00133DFC">
      <w:pPr>
        <w:keepNext/>
        <w:shd w:val="clear" w:color="auto" w:fill="FFFFFF"/>
      </w:pPr>
      <w:r>
        <w:rPr>
          <w:noProof/>
        </w:rPr>
        <w:lastRenderedPageBreak/>
        <mc:AlternateContent>
          <mc:Choice Requires="wpg">
            <w:drawing>
              <wp:inline distT="0" distB="0" distL="0" distR="0" wp14:anchorId="084BFAB9" wp14:editId="3C25B3D8">
                <wp:extent cx="5943600" cy="3039110"/>
                <wp:effectExtent l="0" t="0" r="0" b="0"/>
                <wp:docPr id="1694640312" name="Group 8"/>
                <wp:cNvGraphicFramePr/>
                <a:graphic xmlns:a="http://schemas.openxmlformats.org/drawingml/2006/main">
                  <a:graphicData uri="http://schemas.microsoft.com/office/word/2010/wordprocessingGroup">
                    <wpg:wgp>
                      <wpg:cNvGrpSpPr/>
                      <wpg:grpSpPr>
                        <a:xfrm>
                          <a:off x="0" y="0"/>
                          <a:ext cx="5943600" cy="3039110"/>
                          <a:chOff x="0" y="0"/>
                          <a:chExt cx="5943600" cy="3039589"/>
                        </a:xfrm>
                      </wpg:grpSpPr>
                      <pic:pic xmlns:pic="http://schemas.openxmlformats.org/drawingml/2006/picture">
                        <pic:nvPicPr>
                          <pic:cNvPr id="383736853" name="Picture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943600" cy="2850515"/>
                          </a:xfrm>
                          <a:prstGeom prst="rect">
                            <a:avLst/>
                          </a:prstGeom>
                        </pic:spPr>
                      </pic:pic>
                      <wps:wsp>
                        <wps:cNvPr id="1569248027" name="&quot;No&quot; Symbol 6"/>
                        <wps:cNvSpPr/>
                        <wps:spPr>
                          <a:xfrm>
                            <a:off x="878066" y="1871189"/>
                            <a:ext cx="1168400" cy="1168400"/>
                          </a:xfrm>
                          <a:prstGeom prst="noSmoking">
                            <a:avLst>
                              <a:gd name="adj" fmla="val 10962"/>
                            </a:avLst>
                          </a:prstGeom>
                          <a:solidFill>
                            <a:srgbClr val="C00000">
                              <a:alpha val="12941"/>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042616" name="Text Box 7"/>
                        <wps:cNvSpPr txBox="1"/>
                        <wps:spPr>
                          <a:xfrm>
                            <a:off x="2373807" y="2446474"/>
                            <a:ext cx="1786410" cy="466284"/>
                          </a:xfrm>
                          <a:prstGeom prst="rect">
                            <a:avLst/>
                          </a:prstGeom>
                          <a:solidFill>
                            <a:schemeClr val="lt1"/>
                          </a:solidFill>
                          <a:ln w="6350">
                            <a:solidFill>
                              <a:prstClr val="black"/>
                            </a:solidFill>
                          </a:ln>
                        </wps:spPr>
                        <wps:txbx>
                          <w:txbxContent>
                            <w:p w14:paraId="16485381" w14:textId="3EF38DD5" w:rsidR="00C43884" w:rsidRDefault="00C43884" w:rsidP="00C43884">
                              <w:r>
                                <w:t>No longer use the default “10” for user id</w:t>
                              </w:r>
                              <w:r w:rsidR="00DE5C83">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84BFAB9" id="Group 8" o:spid="_x0000_s1063" style="width:468pt;height:239.3pt;mso-position-horizontal-relative:char;mso-position-vertical-relative:line" coordsize="59436,30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">
                <v:shape id="Picture 1" o:spid="_x0000_s1064" type="#_x0000_t75" style="position:absolute;width:59436;height:28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">
                  <v:imagedata r:id="rId45" o:title=""/>
                </v:shape>
                <v:shapetype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quot; Symbol 6" o:spid="_x0000_s1065" type="#_x0000_t57" style="position:absolute;left:8780;top:18711;width:11684;height:116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" adj="2368" fillcolor="#c00000" stroked="f" strokeweight="1pt">
                  <v:fill opacity="8481f"/>
                </v:shape>
                <v:shape id="Text Box 7" o:spid="_x0000_s1066" type="#_x0000_t202" style="position:absolute;left:23738;top:24464;width:17864;height:4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" fillcolor="white [3201]" strokeweight=".5pt">
                  <v:textbox>
                    <w:txbxContent>
                      <w:p w14:paraId="16485381" w14:textId="3EF38DD5" w:rsidR="00C43884" w:rsidRDefault="00C43884" w:rsidP="00C43884">
                        <w:r>
                          <w:t>No longer use the default “10” for user id</w:t>
                        </w:r>
                        <w:r w:rsidR="00DE5C83">
                          <w:t>.</w:t>
                        </w:r>
                      </w:p>
                    </w:txbxContent>
                  </v:textbox>
                </v:shape>
                <w10:anchorlock/>
              </v:group>
            </w:pict>
          </mc:Fallback>
        </mc:AlternateContent>
      </w:r>
    </w:p>
    <w:p w14:paraId="4088591B" w14:textId="745FBE09" w:rsidR="00C43884" w:rsidRDefault="00133DFC" w:rsidP="00133DFC">
      <w:pPr>
        <w:pStyle w:val="Caption"/>
      </w:pPr>
      <w:r>
        <w:t xml:space="preserve">Figure </w:t>
      </w:r>
      <w:fldSimple w:instr=" SEQ Figure \* ARABIC ">
        <w:r w:rsidR="00125AD6">
          <w:rPr>
            <w:noProof/>
          </w:rPr>
          <w:t>26</w:t>
        </w:r>
      </w:fldSimple>
      <w:r>
        <w:t xml:space="preserve"> </w:t>
      </w:r>
      <w:r w:rsidRPr="00E90F33">
        <w:rPr>
          <w:i w:val="0"/>
          <w:iCs w:val="0"/>
        </w:rPr>
        <w:t xml:space="preserve">Current version of the </w:t>
      </w:r>
      <w:proofErr w:type="spellStart"/>
      <w:r w:rsidRPr="00E90F33">
        <w:rPr>
          <w:i w:val="0"/>
          <w:iCs w:val="0"/>
        </w:rPr>
        <w:t>OrdersController</w:t>
      </w:r>
      <w:proofErr w:type="spellEnd"/>
      <w:r w:rsidRPr="00E90F33">
        <w:rPr>
          <w:i w:val="0"/>
          <w:iCs w:val="0"/>
        </w:rPr>
        <w:t xml:space="preserve"> has a hard-coded value for the user id in the create method.</w:t>
      </w:r>
    </w:p>
    <w:p w14:paraId="201111C9" w14:textId="185E98C6" w:rsidR="00B841F3" w:rsidRDefault="00B841F3" w:rsidP="00B841F3"/>
    <w:p w14:paraId="27D29785" w14:textId="5357CBF1" w:rsidR="00B841F3" w:rsidRDefault="00B841F3" w:rsidP="00DC6D6B">
      <w:pPr>
        <w:pStyle w:val="ListParagraph"/>
        <w:numPr>
          <w:ilvl w:val="0"/>
          <w:numId w:val="36"/>
        </w:numPr>
      </w:pPr>
      <w:r>
        <w:t>Inject the Order</w:t>
      </w:r>
      <w:r w:rsidR="006C1DB8">
        <w:t xml:space="preserve"> </w:t>
      </w:r>
      <w:r>
        <w:t>Service and User</w:t>
      </w:r>
      <w:r w:rsidR="006C1DB8">
        <w:t xml:space="preserve"> Service</w:t>
      </w:r>
      <w:r>
        <w:t xml:space="preserve"> beans into the Orders controller.</w:t>
      </w:r>
    </w:p>
    <w:p w14:paraId="41A55112" w14:textId="6E4FEB37" w:rsidR="00B841F3" w:rsidRDefault="00B841F3" w:rsidP="00DC6D6B">
      <w:pPr>
        <w:pStyle w:val="ListParagraph"/>
        <w:numPr>
          <w:ilvl w:val="0"/>
          <w:numId w:val="36"/>
        </w:numPr>
      </w:pPr>
      <w:r>
        <w:t>Use the user</w:t>
      </w:r>
      <w:r w:rsidR="006C1DB8">
        <w:t xml:space="preserve"> </w:t>
      </w:r>
      <w:r>
        <w:t xml:space="preserve">id of the authenticated person when generating a new order. Recall that the orders have a foreign key relation to the </w:t>
      </w:r>
      <w:proofErr w:type="gramStart"/>
      <w:r>
        <w:t>users</w:t>
      </w:r>
      <w:proofErr w:type="gramEnd"/>
      <w:r>
        <w:t xml:space="preserve"> table.</w:t>
      </w:r>
      <w:r w:rsidR="008D2744">
        <w:t xml:space="preserve"> See Figures 26 through 28 for examples. </w:t>
      </w:r>
    </w:p>
    <w:p w14:paraId="6B2ECFCA" w14:textId="77777777" w:rsidR="00B841F3" w:rsidRDefault="00B841F3" w:rsidP="00B841F3"/>
    <w:p w14:paraId="3C3A2145" w14:textId="77777777" w:rsidR="00B841F3" w:rsidRDefault="00B841F3" w:rsidP="00B841F3">
      <w:pPr>
        <w:keepNext/>
      </w:pPr>
      <w:r w:rsidRPr="00983A8D">
        <w:rPr>
          <w:noProof/>
        </w:rPr>
        <w:drawing>
          <wp:inline distT="0" distB="0" distL="0" distR="0" wp14:anchorId="02A01649" wp14:editId="5283A511">
            <wp:extent cx="3494098" cy="1894503"/>
            <wp:effectExtent l="0" t="0" r="0" b="0"/>
            <wp:docPr id="20061369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95030" name="Picture 1" descr="A screenshot of a computer&#10;&#10;Description automatically generated"/>
                    <pic:cNvPicPr/>
                  </pic:nvPicPr>
                  <pic:blipFill>
                    <a:blip r:embed="rId15"/>
                    <a:stretch>
                      <a:fillRect/>
                    </a:stretch>
                  </pic:blipFill>
                  <pic:spPr>
                    <a:xfrm>
                      <a:off x="0" y="0"/>
                      <a:ext cx="3515060" cy="1905869"/>
                    </a:xfrm>
                    <a:prstGeom prst="rect">
                      <a:avLst/>
                    </a:prstGeom>
                  </pic:spPr>
                </pic:pic>
              </a:graphicData>
            </a:graphic>
          </wp:inline>
        </w:drawing>
      </w:r>
    </w:p>
    <w:p w14:paraId="47A820AE" w14:textId="4516D3C7" w:rsidR="00B841F3" w:rsidRPr="008D2744" w:rsidRDefault="00B841F3" w:rsidP="00B841F3">
      <w:pPr>
        <w:pStyle w:val="Caption"/>
        <w:rPr>
          <w:i w:val="0"/>
          <w:iCs w:val="0"/>
        </w:rPr>
      </w:pPr>
      <w:r>
        <w:t xml:space="preserve">Figure </w:t>
      </w:r>
      <w:fldSimple w:instr=" SEQ Figure \* ARABIC ">
        <w:r w:rsidR="00125AD6">
          <w:rPr>
            <w:noProof/>
          </w:rPr>
          <w:t>27</w:t>
        </w:r>
      </w:fldSimple>
      <w:r>
        <w:t xml:space="preserve"> </w:t>
      </w:r>
      <w:r w:rsidRPr="008D2744">
        <w:rPr>
          <w:i w:val="0"/>
          <w:iCs w:val="0"/>
        </w:rPr>
        <w:t xml:space="preserve">The orders and users table are linked with a foreign key relationship using the </w:t>
      </w:r>
      <w:proofErr w:type="spellStart"/>
      <w:r w:rsidRPr="008D2744">
        <w:rPr>
          <w:i w:val="0"/>
          <w:iCs w:val="0"/>
        </w:rPr>
        <w:t>customerid</w:t>
      </w:r>
      <w:proofErr w:type="spellEnd"/>
      <w:r w:rsidRPr="008D2744">
        <w:rPr>
          <w:i w:val="0"/>
          <w:iCs w:val="0"/>
        </w:rPr>
        <w:t>.</w:t>
      </w:r>
    </w:p>
    <w:p w14:paraId="162BDBDF" w14:textId="77777777" w:rsidR="00B841F3" w:rsidRPr="00B841F3" w:rsidRDefault="00B841F3" w:rsidP="00B841F3"/>
    <w:p w14:paraId="07360DCF" w14:textId="568B540F" w:rsidR="00C43884" w:rsidRDefault="00C43884" w:rsidP="00460E2D">
      <w:pPr>
        <w:shd w:val="clear" w:color="auto" w:fill="FFFFFF"/>
        <w:rPr>
          <w:rFonts w:ascii="Menlo" w:hAnsi="Menlo" w:cs="Menlo"/>
          <w:noProof/>
          <w:color w:val="0000FF"/>
          <w:sz w:val="13"/>
          <w:szCs w:val="13"/>
        </w:rPr>
      </w:pPr>
    </w:p>
    <w:p w14:paraId="3DF12E09" w14:textId="7D0FAFE6" w:rsidR="00C43884" w:rsidRDefault="001A0EAD" w:rsidP="00460E2D">
      <w:pPr>
        <w:shd w:val="clear" w:color="auto" w:fill="FFFFFF"/>
        <w:rPr>
          <w:rFonts w:ascii="Menlo" w:hAnsi="Menlo" w:cs="Menlo"/>
          <w:noProof/>
          <w:color w:val="0000FF"/>
          <w:sz w:val="13"/>
          <w:szCs w:val="13"/>
        </w:rPr>
      </w:pPr>
      <w:r>
        <w:rPr>
          <w:rFonts w:ascii="Menlo" w:hAnsi="Menlo" w:cs="Menlo"/>
          <w:noProof/>
          <w:color w:val="0000FF"/>
          <w:sz w:val="13"/>
          <w:szCs w:val="13"/>
          <w14:ligatures w14:val="standardContextual"/>
        </w:rPr>
        <w:lastRenderedPageBreak/>
        <mc:AlternateContent>
          <mc:Choice Requires="wpg">
            <w:drawing>
              <wp:inline distT="0" distB="0" distL="0" distR="0" wp14:anchorId="5DDC140C" wp14:editId="565DD8CA">
                <wp:extent cx="5943600" cy="3294380"/>
                <wp:effectExtent l="0" t="0" r="0" b="0"/>
                <wp:docPr id="1949977111" name="Group 38"/>
                <wp:cNvGraphicFramePr/>
                <a:graphic xmlns:a="http://schemas.openxmlformats.org/drawingml/2006/main">
                  <a:graphicData uri="http://schemas.microsoft.com/office/word/2010/wordprocessingGroup">
                    <wpg:wgp>
                      <wpg:cNvGrpSpPr/>
                      <wpg:grpSpPr>
                        <a:xfrm>
                          <a:off x="0" y="0"/>
                          <a:ext cx="5943600" cy="3294380"/>
                          <a:chOff x="0" y="0"/>
                          <a:chExt cx="5943600" cy="3294380"/>
                        </a:xfrm>
                      </wpg:grpSpPr>
                      <pic:pic xmlns:pic="http://schemas.openxmlformats.org/drawingml/2006/picture">
                        <pic:nvPicPr>
                          <pic:cNvPr id="1158980451" name="Picture 1" descr="A screenshot of a computer program&#10;&#10;Description automatically generated"/>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943600" cy="3294380"/>
                          </a:xfrm>
                          <a:prstGeom prst="rect">
                            <a:avLst/>
                          </a:prstGeom>
                        </pic:spPr>
                      </pic:pic>
                      <wps:wsp>
                        <wps:cNvPr id="673352079" name="Rounded Rectangle 12"/>
                        <wps:cNvSpPr/>
                        <wps:spPr>
                          <a:xfrm>
                            <a:off x="520784" y="0"/>
                            <a:ext cx="1459406" cy="254336"/>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2912917" name="Rounded Rectangle 12"/>
                        <wps:cNvSpPr/>
                        <wps:spPr>
                          <a:xfrm>
                            <a:off x="3942215" y="1114236"/>
                            <a:ext cx="1368395" cy="187724"/>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3433287" name="Rounded Rectangle 12"/>
                        <wps:cNvSpPr/>
                        <wps:spPr>
                          <a:xfrm>
                            <a:off x="520784" y="1301961"/>
                            <a:ext cx="3493770" cy="1906905"/>
                          </a:xfrm>
                          <a:prstGeom prst="roundRect">
                            <a:avLst>
                              <a:gd name="adj" fmla="val 7715"/>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8023202" name="Rounded Rectangle 12"/>
                        <wps:cNvSpPr/>
                        <wps:spPr>
                          <a:xfrm>
                            <a:off x="520784" y="381505"/>
                            <a:ext cx="1525270" cy="187325"/>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9515560" name="Text Box 15"/>
                        <wps:cNvSpPr txBox="1"/>
                        <wps:spPr>
                          <a:xfrm>
                            <a:off x="3245817" y="2398030"/>
                            <a:ext cx="2422252" cy="599508"/>
                          </a:xfrm>
                          <a:prstGeom prst="rect">
                            <a:avLst/>
                          </a:prstGeom>
                          <a:solidFill>
                            <a:schemeClr val="lt1"/>
                          </a:solidFill>
                          <a:ln w="6350">
                            <a:solidFill>
                              <a:prstClr val="black"/>
                            </a:solidFill>
                          </a:ln>
                        </wps:spPr>
                        <wps:txbx>
                          <w:txbxContent>
                            <w:p w14:paraId="4FA4C7A2" w14:textId="6D7367EA" w:rsidR="00C43884" w:rsidRDefault="00C43884">
                              <w:r>
                                <w:t>Get the user id from the logged in user.  Associate the user</w:t>
                              </w:r>
                              <w:r w:rsidR="004F4A53">
                                <w:t xml:space="preserve"> </w:t>
                              </w:r>
                              <w:r>
                                <w:t xml:space="preserve">id with </w:t>
                              </w:r>
                              <w:r w:rsidR="004F4A53">
                                <w:t>the new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DDC140C" id="Group 38" o:spid="_x0000_s1067" style="width:468pt;height:259.4pt;mso-position-horizontal-relative:char;mso-position-vertical-relative:line" coordsize="59436,32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">
                <v:shape id="Picture 1" o:spid="_x0000_s1068" type="#_x0000_t75" alt="A screenshot of a computer program&#10;&#10;Description automatically generated" style="position:absolute;width:59436;height:32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">
                  <v:imagedata r:id="rId47" o:title="A screenshot of a computer program&#10;&#10;Description automatically generated"/>
                </v:shape>
                <v:roundrect id="Rounded Rectangle 12" o:spid="_x0000_s1069" style="position:absolute;left:5207;width:14594;height:25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" filled="f" strokecolor="red" strokeweight="1pt">
                  <v:stroke joinstyle="miter"/>
                </v:roundrect>
                <v:roundrect id="Rounded Rectangle 12" o:spid="_x0000_s1070" style="position:absolute;left:39422;top:11142;width:13684;height:1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" filled="f" strokecolor="red" strokeweight="1pt">
                  <v:stroke joinstyle="miter"/>
                </v:roundrect>
                <v:roundrect id="Rounded Rectangle 12" o:spid="_x0000_s1071" style="position:absolute;left:5207;top:13019;width:34938;height:19069;visibility:visible;mso-wrap-style:square;v-text-anchor:middle" arcsize="505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" filled="f" strokecolor="red" strokeweight="1pt">
                  <v:stroke joinstyle="miter"/>
                </v:roundrect>
                <v:roundrect id="Rounded Rectangle 12" o:spid="_x0000_s1072" style="position:absolute;left:5207;top:3815;width:15253;height:18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" filled="f" strokecolor="red" strokeweight="1pt">
                  <v:stroke joinstyle="miter"/>
                </v:roundrect>
                <v:shape id="Text Box 15" o:spid="_x0000_s1073" type="#_x0000_t202" style="position:absolute;left:32458;top:23980;width:24222;height:5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" fillcolor="white [3201]" strokeweight=".5pt">
                  <v:textbox>
                    <w:txbxContent>
                      <w:p w14:paraId="4FA4C7A2" w14:textId="6D7367EA" w:rsidR="00C43884" w:rsidRDefault="00C43884">
                        <w:r>
                          <w:t>Get the user id from the logged in user.  Associate the user</w:t>
                        </w:r>
                        <w:r w:rsidR="004F4A53">
                          <w:t xml:space="preserve"> </w:t>
                        </w:r>
                        <w:r>
                          <w:t xml:space="preserve">id with </w:t>
                        </w:r>
                        <w:r w:rsidR="004F4A53">
                          <w:t>the new order.</w:t>
                        </w:r>
                      </w:p>
                    </w:txbxContent>
                  </v:textbox>
                </v:shape>
                <w10:anchorlock/>
              </v:group>
            </w:pict>
          </mc:Fallback>
        </mc:AlternateContent>
      </w:r>
    </w:p>
    <w:p w14:paraId="6313583E" w14:textId="29B73874" w:rsidR="00133DFC" w:rsidRPr="00B841F3" w:rsidRDefault="001A0EAD" w:rsidP="00B841F3">
      <w:pPr>
        <w:shd w:val="clear" w:color="auto" w:fill="FFFFFF"/>
        <w:rPr>
          <w:rFonts w:ascii="Menlo" w:hAnsi="Menlo" w:cs="Menlo"/>
          <w:noProof/>
          <w:color w:val="0000FF"/>
          <w:sz w:val="13"/>
          <w:szCs w:val="13"/>
        </w:rPr>
      </w:pPr>
      <w:r w:rsidRPr="001A0EAD">
        <w:rPr>
          <w:rFonts w:ascii="Menlo" w:hAnsi="Menlo" w:cs="Menlo"/>
          <w:noProof/>
          <w:color w:val="0000FF"/>
          <w:sz w:val="13"/>
          <w:szCs w:val="13"/>
          <w14:ligatures w14:val="standardContextual"/>
        </w:rPr>
        <w:t xml:space="preserve"> </w:t>
      </w:r>
    </w:p>
    <w:p w14:paraId="2D8589ED" w14:textId="08D3224F" w:rsidR="00C43884" w:rsidRDefault="00133DFC" w:rsidP="00133DFC">
      <w:pPr>
        <w:pStyle w:val="Caption"/>
        <w:rPr>
          <w:rFonts w:ascii="Menlo" w:hAnsi="Menlo" w:cs="Menlo"/>
          <w:noProof/>
          <w:color w:val="0000FF"/>
          <w:sz w:val="13"/>
          <w:szCs w:val="13"/>
        </w:rPr>
      </w:pPr>
      <w:r>
        <w:t xml:space="preserve">Figure </w:t>
      </w:r>
      <w:fldSimple w:instr=" SEQ Figure \* ARABIC ">
        <w:r w:rsidR="00125AD6">
          <w:rPr>
            <w:noProof/>
          </w:rPr>
          <w:t>28</w:t>
        </w:r>
      </w:fldSimple>
      <w:r>
        <w:t xml:space="preserve"> </w:t>
      </w:r>
      <w:r w:rsidRPr="008D2744">
        <w:rPr>
          <w:i w:val="0"/>
          <w:iCs w:val="0"/>
        </w:rPr>
        <w:t>Injecting the user</w:t>
      </w:r>
      <w:r w:rsidR="006C1DB8" w:rsidRPr="008D2744">
        <w:rPr>
          <w:i w:val="0"/>
          <w:iCs w:val="0"/>
        </w:rPr>
        <w:t xml:space="preserve"> </w:t>
      </w:r>
      <w:r w:rsidRPr="008D2744">
        <w:rPr>
          <w:i w:val="0"/>
          <w:iCs w:val="0"/>
        </w:rPr>
        <w:t>Service allows the create method to get the user id of the currently logged in user.</w:t>
      </w:r>
    </w:p>
    <w:p w14:paraId="002CE5DF" w14:textId="77777777" w:rsidR="004F4A53" w:rsidRDefault="004F4A53" w:rsidP="00460E2D">
      <w:pPr>
        <w:shd w:val="clear" w:color="auto" w:fill="FFFFFF"/>
        <w:rPr>
          <w:rFonts w:ascii="Menlo" w:hAnsi="Menlo" w:cs="Menlo"/>
          <w:noProof/>
          <w:color w:val="0000FF"/>
          <w:sz w:val="13"/>
          <w:szCs w:val="13"/>
        </w:rPr>
      </w:pPr>
    </w:p>
    <w:p w14:paraId="251C6ECE" w14:textId="77777777" w:rsidR="00550A1B" w:rsidRDefault="00550A1B" w:rsidP="00550A1B">
      <w:pPr>
        <w:keepNext/>
        <w:shd w:val="clear" w:color="auto" w:fill="FFFFFF"/>
      </w:pPr>
      <w:r w:rsidRPr="00550A1B">
        <w:rPr>
          <w:rFonts w:ascii="Menlo" w:hAnsi="Menlo" w:cs="Menlo"/>
          <w:noProof/>
          <w:color w:val="0000FF"/>
          <w:sz w:val="13"/>
          <w:szCs w:val="13"/>
        </w:rPr>
        <w:drawing>
          <wp:inline distT="0" distB="0" distL="0" distR="0" wp14:anchorId="3E801D96" wp14:editId="00093496">
            <wp:extent cx="5943600" cy="3903980"/>
            <wp:effectExtent l="0" t="0" r="0" b="0"/>
            <wp:docPr id="127624407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44070" name="Picture 1" descr="A screenshot of a computer code&#10;&#10;Description automatically generated"/>
                    <pic:cNvPicPr/>
                  </pic:nvPicPr>
                  <pic:blipFill>
                    <a:blip r:embed="rId48"/>
                    <a:stretch>
                      <a:fillRect/>
                    </a:stretch>
                  </pic:blipFill>
                  <pic:spPr>
                    <a:xfrm>
                      <a:off x="0" y="0"/>
                      <a:ext cx="5943600" cy="3903980"/>
                    </a:xfrm>
                    <a:prstGeom prst="rect">
                      <a:avLst/>
                    </a:prstGeom>
                  </pic:spPr>
                </pic:pic>
              </a:graphicData>
            </a:graphic>
          </wp:inline>
        </w:drawing>
      </w:r>
    </w:p>
    <w:p w14:paraId="3426A784" w14:textId="18930ABB" w:rsidR="00C43884" w:rsidRPr="008D2744" w:rsidRDefault="00550A1B" w:rsidP="00550A1B">
      <w:pPr>
        <w:pStyle w:val="Caption"/>
        <w:rPr>
          <w:rFonts w:ascii="Menlo" w:hAnsi="Menlo" w:cs="Menlo"/>
          <w:i w:val="0"/>
          <w:iCs w:val="0"/>
          <w:noProof/>
          <w:color w:val="0000FF"/>
          <w:sz w:val="13"/>
          <w:szCs w:val="13"/>
        </w:rPr>
      </w:pPr>
      <w:r>
        <w:t xml:space="preserve">Figure </w:t>
      </w:r>
      <w:fldSimple w:instr=" SEQ Figure \* ARABIC ">
        <w:r w:rsidR="00125AD6">
          <w:rPr>
            <w:noProof/>
          </w:rPr>
          <w:t>29</w:t>
        </w:r>
      </w:fldSimple>
      <w:r>
        <w:t xml:space="preserve"> </w:t>
      </w:r>
      <w:proofErr w:type="spellStart"/>
      <w:r w:rsidRPr="008D2744">
        <w:rPr>
          <w:i w:val="0"/>
          <w:iCs w:val="0"/>
        </w:rPr>
        <w:t>UpdateOrder</w:t>
      </w:r>
      <w:proofErr w:type="spellEnd"/>
      <w:r w:rsidRPr="008D2744">
        <w:rPr>
          <w:i w:val="0"/>
          <w:iCs w:val="0"/>
        </w:rPr>
        <w:t xml:space="preserve"> </w:t>
      </w:r>
      <w:r w:rsidR="00B841F3" w:rsidRPr="008D2744">
        <w:rPr>
          <w:i w:val="0"/>
          <w:iCs w:val="0"/>
        </w:rPr>
        <w:t>is updated to handle null values in the order</w:t>
      </w:r>
      <w:r w:rsidRPr="008D2744">
        <w:rPr>
          <w:i w:val="0"/>
          <w:iCs w:val="0"/>
        </w:rPr>
        <w:t>.</w:t>
      </w:r>
    </w:p>
    <w:p w14:paraId="4EFD207D" w14:textId="77777777" w:rsidR="00550A1B" w:rsidRDefault="00550A1B" w:rsidP="00460E2D">
      <w:pPr>
        <w:shd w:val="clear" w:color="auto" w:fill="FFFFFF"/>
        <w:rPr>
          <w:rFonts w:ascii="Menlo" w:hAnsi="Menlo" w:cs="Menlo"/>
          <w:noProof/>
          <w:color w:val="0000FF"/>
          <w:sz w:val="13"/>
          <w:szCs w:val="13"/>
        </w:rPr>
      </w:pPr>
    </w:p>
    <w:p w14:paraId="52840DBE" w14:textId="0594C026" w:rsidR="004F4A53" w:rsidRDefault="00A71333" w:rsidP="00DC6D6B">
      <w:pPr>
        <w:pStyle w:val="ListParagraph"/>
        <w:numPr>
          <w:ilvl w:val="0"/>
          <w:numId w:val="36"/>
        </w:numPr>
        <w:shd w:val="clear" w:color="auto" w:fill="FFFFFF"/>
      </w:pPr>
      <w:r>
        <w:t xml:space="preserve">Create </w:t>
      </w:r>
      <w:proofErr w:type="spellStart"/>
      <w:r>
        <w:t>CustomUserDetails</w:t>
      </w:r>
      <w:proofErr w:type="spellEnd"/>
      <w:r w:rsidR="008D2744">
        <w:t>, shown in Figure 29 and Figure 30.</w:t>
      </w:r>
    </w:p>
    <w:p w14:paraId="50F580F4" w14:textId="77777777" w:rsidR="00A71333" w:rsidRDefault="00A71333" w:rsidP="004F4A53"/>
    <w:p w14:paraId="37D2DD24" w14:textId="77777777" w:rsidR="00A71333" w:rsidRDefault="00A71333" w:rsidP="00A71333">
      <w:pPr>
        <w:keepNext/>
      </w:pPr>
      <w:r w:rsidRPr="00A71333">
        <w:rPr>
          <w:noProof/>
        </w:rPr>
        <w:drawing>
          <wp:inline distT="0" distB="0" distL="0" distR="0" wp14:anchorId="475A22B1" wp14:editId="5D54756E">
            <wp:extent cx="1557850" cy="2307195"/>
            <wp:effectExtent l="0" t="0" r="4445" b="4445"/>
            <wp:docPr id="10412839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83995" name="Picture 1" descr="A screenshot of a computer&#10;&#10;Description automatically generated"/>
                    <pic:cNvPicPr/>
                  </pic:nvPicPr>
                  <pic:blipFill>
                    <a:blip r:embed="rId49"/>
                    <a:stretch>
                      <a:fillRect/>
                    </a:stretch>
                  </pic:blipFill>
                  <pic:spPr>
                    <a:xfrm>
                      <a:off x="0" y="0"/>
                      <a:ext cx="1574506" cy="2331863"/>
                    </a:xfrm>
                    <a:prstGeom prst="rect">
                      <a:avLst/>
                    </a:prstGeom>
                  </pic:spPr>
                </pic:pic>
              </a:graphicData>
            </a:graphic>
          </wp:inline>
        </w:drawing>
      </w:r>
    </w:p>
    <w:p w14:paraId="24BF4373" w14:textId="5812932D" w:rsidR="00A71333" w:rsidRDefault="00A71333" w:rsidP="00A71333">
      <w:pPr>
        <w:pStyle w:val="Caption"/>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30</w:t>
      </w:r>
      <w:r>
        <w:rPr>
          <w:noProof/>
        </w:rPr>
        <w:fldChar w:fldCharType="end"/>
      </w:r>
      <w:r>
        <w:rPr>
          <w:noProof/>
        </w:rPr>
        <w:t xml:space="preserve"> </w:t>
      </w:r>
      <w:r w:rsidRPr="008D2744">
        <w:rPr>
          <w:i w:val="0"/>
          <w:iCs w:val="0"/>
          <w:noProof/>
        </w:rPr>
        <w:t>CustomUserDetailsService in the service folder</w:t>
      </w:r>
      <w:r w:rsidRPr="008D2744">
        <w:rPr>
          <w:i w:val="0"/>
          <w:iCs w:val="0"/>
        </w:rPr>
        <w:t>.</w:t>
      </w:r>
    </w:p>
    <w:p w14:paraId="7FAD8DA8" w14:textId="77777777" w:rsidR="00A71333" w:rsidRDefault="00A71333" w:rsidP="00A71333"/>
    <w:p w14:paraId="46AFBD11" w14:textId="77777777" w:rsidR="00A71333" w:rsidRDefault="00A71333" w:rsidP="00A71333">
      <w:pPr>
        <w:keepNext/>
      </w:pPr>
      <w:r w:rsidRPr="00A71333">
        <w:rPr>
          <w:noProof/>
        </w:rPr>
        <w:drawing>
          <wp:inline distT="0" distB="0" distL="0" distR="0" wp14:anchorId="0685BE2A" wp14:editId="02C731E9">
            <wp:extent cx="5943600" cy="4018915"/>
            <wp:effectExtent l="0" t="0" r="0" b="0"/>
            <wp:docPr id="4134797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79704" name="Picture 1" descr="A screenshot of a computer program&#10;&#10;Description automatically generated"/>
                    <pic:cNvPicPr/>
                  </pic:nvPicPr>
                  <pic:blipFill>
                    <a:blip r:embed="rId50"/>
                    <a:stretch>
                      <a:fillRect/>
                    </a:stretch>
                  </pic:blipFill>
                  <pic:spPr>
                    <a:xfrm>
                      <a:off x="0" y="0"/>
                      <a:ext cx="5943600" cy="4018915"/>
                    </a:xfrm>
                    <a:prstGeom prst="rect">
                      <a:avLst/>
                    </a:prstGeom>
                  </pic:spPr>
                </pic:pic>
              </a:graphicData>
            </a:graphic>
          </wp:inline>
        </w:drawing>
      </w:r>
    </w:p>
    <w:p w14:paraId="3757CE07" w14:textId="5F8A6B68" w:rsidR="00A71333" w:rsidRPr="00A71333" w:rsidRDefault="00A71333" w:rsidP="00A71333">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31</w:t>
      </w:r>
      <w:r>
        <w:rPr>
          <w:noProof/>
        </w:rPr>
        <w:fldChar w:fldCharType="end"/>
      </w:r>
      <w:r>
        <w:rPr>
          <w:noProof/>
        </w:rPr>
        <w:t xml:space="preserve"> </w:t>
      </w:r>
      <w:r w:rsidRPr="008D2744">
        <w:rPr>
          <w:i w:val="0"/>
          <w:iCs w:val="0"/>
          <w:noProof/>
        </w:rPr>
        <w:t>loadUserByUsername is the only method required by the UserDetailsService interface.</w:t>
      </w:r>
    </w:p>
    <w:p w14:paraId="456C0632" w14:textId="1D979619" w:rsidR="000E3652" w:rsidRDefault="000E3652" w:rsidP="00624F75">
      <w:pPr>
        <w:spacing w:before="100" w:beforeAutospacing="1" w:after="100" w:afterAutospacing="1"/>
        <w:outlineLvl w:val="3"/>
        <w:rPr>
          <w:b/>
          <w:bCs/>
          <w:noProof/>
        </w:rPr>
      </w:pPr>
      <w:r>
        <w:rPr>
          <w:b/>
          <w:bCs/>
          <w:noProof/>
        </w:rPr>
        <w:t xml:space="preserve">Update </w:t>
      </w:r>
      <w:r w:rsidR="00DE5C83">
        <w:rPr>
          <w:b/>
          <w:bCs/>
          <w:noProof/>
        </w:rPr>
        <w:t xml:space="preserve">the </w:t>
      </w:r>
      <w:r>
        <w:rPr>
          <w:b/>
          <w:bCs/>
          <w:noProof/>
        </w:rPr>
        <w:t>User</w:t>
      </w:r>
      <w:r w:rsidR="00DE5C83">
        <w:rPr>
          <w:b/>
          <w:bCs/>
          <w:noProof/>
        </w:rPr>
        <w:t xml:space="preserve"> </w:t>
      </w:r>
      <w:r>
        <w:rPr>
          <w:b/>
          <w:bCs/>
          <w:noProof/>
        </w:rPr>
        <w:t>Service</w:t>
      </w:r>
    </w:p>
    <w:p w14:paraId="484123F9" w14:textId="5DEB8508" w:rsidR="00DE5C83" w:rsidRDefault="000E3652" w:rsidP="00A92507">
      <w:pPr>
        <w:rPr>
          <w:noProof/>
        </w:rPr>
      </w:pPr>
      <w:r>
        <w:rPr>
          <w:noProof/>
        </w:rPr>
        <w:t xml:space="preserve">The UserService class should incorporate password hashing. In the “save” method, the password is run through </w:t>
      </w:r>
      <w:r w:rsidR="00F46622">
        <w:rPr>
          <w:noProof/>
        </w:rPr>
        <w:t>the passwordEncoder.encode( ) method before saving to the database</w:t>
      </w:r>
      <w:r w:rsidR="00005529">
        <w:rPr>
          <w:noProof/>
        </w:rPr>
        <w:t>, seen in Figure 31</w:t>
      </w:r>
      <w:r w:rsidR="00F46622">
        <w:rPr>
          <w:noProof/>
        </w:rPr>
        <w:t xml:space="preserve">.  </w:t>
      </w:r>
    </w:p>
    <w:p w14:paraId="5DB6F036" w14:textId="77777777" w:rsidR="00DE5C83" w:rsidRDefault="00DE5C83" w:rsidP="00A92507"/>
    <w:p w14:paraId="42DF0554" w14:textId="167E1542" w:rsidR="00DE5C83" w:rsidRPr="00DE5C83" w:rsidRDefault="00DE5C83" w:rsidP="00A92507">
      <w:pPr>
        <w:rPr>
          <w:sz w:val="22"/>
          <w:szCs w:val="22"/>
        </w:rPr>
      </w:pPr>
      <w:r>
        <w:rPr>
          <w:noProof/>
          <w:sz w:val="22"/>
          <w:szCs w:val="22"/>
          <w14:ligatures w14:val="standardContextual"/>
        </w:rPr>
        <mc:AlternateContent>
          <mc:Choice Requires="wpg">
            <w:drawing>
              <wp:inline distT="0" distB="0" distL="0" distR="0" wp14:anchorId="7E023E25" wp14:editId="25041D7B">
                <wp:extent cx="6061075" cy="3541395"/>
                <wp:effectExtent l="0" t="0" r="9525" b="14605"/>
                <wp:docPr id="1821011152" name="Group 52"/>
                <wp:cNvGraphicFramePr/>
                <a:graphic xmlns:a="http://schemas.openxmlformats.org/drawingml/2006/main">
                  <a:graphicData uri="http://schemas.microsoft.com/office/word/2010/wordprocessingGroup">
                    <wpg:wgp>
                      <wpg:cNvGrpSpPr/>
                      <wpg:grpSpPr>
                        <a:xfrm>
                          <a:off x="0" y="0"/>
                          <a:ext cx="6061075" cy="3541395"/>
                          <a:chOff x="0" y="0"/>
                          <a:chExt cx="6061075" cy="3541395"/>
                        </a:xfrm>
                      </wpg:grpSpPr>
                      <wpg:grpSp>
                        <wpg:cNvPr id="902332216" name="Group 50"/>
                        <wpg:cNvGrpSpPr/>
                        <wpg:grpSpPr>
                          <a:xfrm>
                            <a:off x="0" y="0"/>
                            <a:ext cx="6061075" cy="3541395"/>
                            <a:chOff x="0" y="0"/>
                            <a:chExt cx="6061684" cy="3541395"/>
                          </a:xfrm>
                        </wpg:grpSpPr>
                        <pic:pic xmlns:pic="http://schemas.openxmlformats.org/drawingml/2006/picture">
                          <pic:nvPicPr>
                            <pic:cNvPr id="1198274922" name="Picture 1" descr="A screenshot of a computer program&#10;&#10;Description automatically generated"/>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943600" cy="3541395"/>
                            </a:xfrm>
                            <a:prstGeom prst="rect">
                              <a:avLst/>
                            </a:prstGeom>
                          </pic:spPr>
                        </pic:pic>
                        <wps:wsp>
                          <wps:cNvPr id="1725151977" name="Rounded Rectangle 48"/>
                          <wps:cNvSpPr/>
                          <wps:spPr>
                            <a:xfrm>
                              <a:off x="466283" y="1919634"/>
                              <a:ext cx="3699510" cy="920115"/>
                            </a:xfrm>
                            <a:prstGeom prst="roundRect">
                              <a:avLst>
                                <a:gd name="adj" fmla="val 8111"/>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558867" name="Rounded Rectangle 48"/>
                          <wps:cNvSpPr/>
                          <wps:spPr>
                            <a:xfrm>
                              <a:off x="466283" y="2882479"/>
                              <a:ext cx="3699510" cy="658916"/>
                            </a:xfrm>
                            <a:prstGeom prst="roundRect">
                              <a:avLst>
                                <a:gd name="adj" fmla="val 8111"/>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4445810" name="Text Box 49"/>
                          <wps:cNvSpPr txBox="1"/>
                          <wps:spPr>
                            <a:xfrm>
                              <a:off x="3978548" y="2967258"/>
                              <a:ext cx="2083136" cy="466283"/>
                            </a:xfrm>
                            <a:prstGeom prst="rect">
                              <a:avLst/>
                            </a:prstGeom>
                            <a:solidFill>
                              <a:schemeClr val="lt1"/>
                            </a:solidFill>
                            <a:ln w="6350">
                              <a:solidFill>
                                <a:prstClr val="black"/>
                              </a:solidFill>
                            </a:ln>
                          </wps:spPr>
                          <wps:txbx>
                            <w:txbxContent>
                              <w:p w14:paraId="2075FE35" w14:textId="019C8A26" w:rsidR="00A71333" w:rsidRDefault="00A71333" w:rsidP="00A71333">
                                <w:r>
                                  <w:t>Hash the password before saving in the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9817486" name="Text Box 49"/>
                          <wps:cNvSpPr txBox="1"/>
                          <wps:spPr>
                            <a:xfrm>
                              <a:off x="3778713" y="1780355"/>
                              <a:ext cx="2083136" cy="466283"/>
                            </a:xfrm>
                            <a:prstGeom prst="rect">
                              <a:avLst/>
                            </a:prstGeom>
                            <a:solidFill>
                              <a:schemeClr val="lt1"/>
                            </a:solidFill>
                            <a:ln w="6350">
                              <a:solidFill>
                                <a:prstClr val="black"/>
                              </a:solidFill>
                            </a:ln>
                          </wps:spPr>
                          <wps:txbx>
                            <w:txbxContent>
                              <w:p w14:paraId="2043E66E" w14:textId="48171CE8" w:rsidR="00A71333" w:rsidRDefault="00A71333">
                                <w:r>
                                  <w:t>Injecting two service classes using the constructor.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50708864" name="Elbow Connector 51"/>
                        <wps:cNvCnPr/>
                        <wps:spPr>
                          <a:xfrm flipH="1" flipV="1">
                            <a:off x="3276095" y="1207425"/>
                            <a:ext cx="829622" cy="1196660"/>
                          </a:xfrm>
                          <a:prstGeom prst="bentConnector3">
                            <a:avLst>
                              <a:gd name="adj1" fmla="val -227699"/>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7E023E25" id="Group 52" o:spid="_x0000_s1074" style="width:477.25pt;height:278.85pt;mso-position-horizontal-relative:char;mso-position-vertical-relative:line" coordsize="60610,35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">
                <v:group id="Group 50" o:spid="_x0000_s1075" style="position:absolute;width:60610;height:35413" coordsize="60616,35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">
                  <v:shape id="Picture 1" o:spid="_x0000_s1076" type="#_x0000_t75" alt="A screenshot of a computer program&#10;&#10;Description automatically generated" style="position:absolute;width:59436;height:35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">
                    <v:imagedata r:id="rId52" o:title="A screenshot of a computer program&#10;&#10;Description automatically generated"/>
                  </v:shape>
                  <v:roundrect id="Rounded Rectangle 48" o:spid="_x0000_s1077" style="position:absolute;left:4662;top:19196;width:36995;height:9201;visibility:visible;mso-wrap-style:square;v-text-anchor:middle" arcsize="531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" filled="f" strokecolor="red" strokeweight="1pt">
                    <v:stroke joinstyle="miter"/>
                  </v:roundrect>
                  <v:roundrect id="Rounded Rectangle 48" o:spid="_x0000_s1078" style="position:absolute;left:4662;top:28824;width:36995;height:6589;visibility:visible;mso-wrap-style:square;v-text-anchor:middle" arcsize="531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" filled="f" strokecolor="red" strokeweight="1pt">
                    <v:stroke joinstyle="miter"/>
                  </v:roundrect>
                  <v:shape id="Text Box 49" o:spid="_x0000_s1079" type="#_x0000_t202" style="position:absolute;left:39785;top:29672;width:20831;height:4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" fillcolor="white [3201]" strokeweight=".5pt">
                    <v:textbox>
                      <w:txbxContent>
                        <w:p w14:paraId="2075FE35" w14:textId="019C8A26" w:rsidR="00A71333" w:rsidRDefault="00A71333" w:rsidP="00A71333">
                          <w:r>
                            <w:t>Hash the password before saving in the database.</w:t>
                          </w:r>
                        </w:p>
                      </w:txbxContent>
                    </v:textbox>
                  </v:shape>
                  <v:shape id="Text Box 49" o:spid="_x0000_s1080" type="#_x0000_t202" style="position:absolute;left:37787;top:17803;width:20831;height:4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" fillcolor="white [3201]" strokeweight=".5pt">
                    <v:textbox>
                      <w:txbxContent>
                        <w:p w14:paraId="2043E66E" w14:textId="48171CE8" w:rsidR="00A71333" w:rsidRDefault="00A71333">
                          <w:r>
                            <w:t>Injecting two service classes using the constructor.</w:t>
                          </w:r>
                        </w:p>
                      </w:txbxContent>
                    </v:textbox>
                  </v:shape>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1" o:spid="_x0000_s1081" type="#_x0000_t34" style="position:absolute;left:32760;top:12074;width:8297;height:11966;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" adj="-49183" strokecolor="#4472c4 [3204]" strokeweight=".5pt">
                  <v:stroke endarrow="block"/>
                </v:shape>
                <w10:anchorlock/>
              </v:group>
            </w:pict>
          </mc:Fallback>
        </mc:AlternateContent>
      </w:r>
    </w:p>
    <w:p w14:paraId="63022DB3" w14:textId="4D391ECF" w:rsidR="00005529" w:rsidRPr="00A71333" w:rsidRDefault="00005529" w:rsidP="00005529">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32</w:t>
      </w:r>
      <w:r>
        <w:rPr>
          <w:noProof/>
        </w:rPr>
        <w:fldChar w:fldCharType="end"/>
      </w:r>
      <w:r>
        <w:rPr>
          <w:noProof/>
        </w:rPr>
        <w:t xml:space="preserve"> </w:t>
      </w:r>
      <w:r w:rsidR="00CB4E3B" w:rsidRPr="00CB4E3B">
        <w:rPr>
          <w:i w:val="0"/>
          <w:iCs w:val="0"/>
          <w:noProof/>
        </w:rPr>
        <w:t>The UserService class should incorporate password hashing</w:t>
      </w:r>
      <w:r w:rsidR="00CB4E3B">
        <w:rPr>
          <w:i w:val="0"/>
          <w:iCs w:val="0"/>
          <w:noProof/>
        </w:rPr>
        <w:t>.</w:t>
      </w:r>
    </w:p>
    <w:p w14:paraId="0E514612" w14:textId="5FD371A1" w:rsidR="004F4A53" w:rsidRPr="00A92507" w:rsidRDefault="004F4A53" w:rsidP="00A92507"/>
    <w:p w14:paraId="0D4789E0" w14:textId="12BB9725" w:rsidR="00624F75" w:rsidRPr="00624F75" w:rsidRDefault="00624F75" w:rsidP="006C1DB8">
      <w:pPr>
        <w:pStyle w:val="Heading1"/>
      </w:pPr>
      <w:bookmarkStart w:id="25" w:name="_Toc178064215"/>
      <w:r w:rsidRPr="00624F75">
        <w:t xml:space="preserve">Test </w:t>
      </w:r>
      <w:r w:rsidR="00BC6503">
        <w:t>the</w:t>
      </w:r>
      <w:r w:rsidRPr="00624F75">
        <w:t xml:space="preserve"> Application</w:t>
      </w:r>
      <w:bookmarkEnd w:id="25"/>
    </w:p>
    <w:p w14:paraId="0C80FC4B" w14:textId="55280A19" w:rsidR="00624F75" w:rsidRPr="00624F75" w:rsidRDefault="00624F75" w:rsidP="00A71333">
      <w:pPr>
        <w:spacing w:before="100" w:beforeAutospacing="1" w:after="100" w:afterAutospacing="1"/>
        <w:rPr>
          <w:noProof/>
        </w:rPr>
      </w:pPr>
      <w:r w:rsidRPr="00624F75">
        <w:rPr>
          <w:noProof/>
        </w:rPr>
        <w:t xml:space="preserve">Run </w:t>
      </w:r>
      <w:r w:rsidR="00BC6503">
        <w:rPr>
          <w:noProof/>
        </w:rPr>
        <w:t>the</w:t>
      </w:r>
      <w:r w:rsidRPr="00624F75">
        <w:rPr>
          <w:noProof/>
        </w:rPr>
        <w:t xml:space="preserve"> application and test the following endpoints to ensure they work correctly</w:t>
      </w:r>
      <w:r w:rsidR="00BC6503">
        <w:rPr>
          <w:noProof/>
        </w:rPr>
        <w:t>. Take screen shots of each of these actions being performed either with PostMan or with the JavaScript app</w:t>
      </w:r>
      <w:r w:rsidR="00F934EF">
        <w:rPr>
          <w:noProof/>
        </w:rPr>
        <w:t>, seen in Figure 32 and Figure 33</w:t>
      </w:r>
      <w:r w:rsidR="00BC6503">
        <w:rPr>
          <w:noProof/>
        </w:rPr>
        <w:t>.</w:t>
      </w:r>
      <w:r w:rsidR="00A71333">
        <w:rPr>
          <w:noProof/>
        </w:rPr>
        <w:t xml:space="preserve"> </w:t>
      </w:r>
      <w:r w:rsidR="00BC6503">
        <w:rPr>
          <w:noProof/>
        </w:rPr>
        <w:t>Paste the screen shots into a Word document with a caption of what is being demonstrated.</w:t>
      </w:r>
    </w:p>
    <w:p w14:paraId="68C8C3F9" w14:textId="77777777" w:rsidR="00A71333" w:rsidRPr="00A71333" w:rsidRDefault="002166D6" w:rsidP="00DC6D6B">
      <w:pPr>
        <w:pStyle w:val="NoSpacing"/>
        <w:numPr>
          <w:ilvl w:val="0"/>
          <w:numId w:val="31"/>
        </w:numPr>
        <w:rPr>
          <w:noProof/>
        </w:rPr>
      </w:pPr>
      <w:r>
        <w:rPr>
          <w:b/>
          <w:bCs/>
          <w:noProof/>
        </w:rPr>
        <w:t xml:space="preserve">Register a new user </w:t>
      </w:r>
    </w:p>
    <w:p w14:paraId="4B5B7946" w14:textId="3E47EFD6" w:rsidR="00624F75" w:rsidRPr="00EA4654" w:rsidRDefault="00624F75" w:rsidP="00DC6D6B">
      <w:pPr>
        <w:pStyle w:val="NoSpacing"/>
        <w:numPr>
          <w:ilvl w:val="1"/>
          <w:numId w:val="31"/>
        </w:numPr>
        <w:rPr>
          <w:noProof/>
        </w:rPr>
      </w:pPr>
      <w:r w:rsidRPr="00624F75">
        <w:rPr>
          <w:noProof/>
        </w:rPr>
        <w:t>POST /api/users/register</w:t>
      </w:r>
      <w:r w:rsidR="002166D6">
        <w:rPr>
          <w:noProof/>
        </w:rPr>
        <w:t>. Include the loginName and password in the JSON-formatted body of the request.</w:t>
      </w:r>
    </w:p>
    <w:p w14:paraId="40142233" w14:textId="74743130" w:rsidR="00152C77" w:rsidRDefault="002166D6" w:rsidP="00152C77">
      <w:pPr>
        <w:keepNext/>
        <w:spacing w:before="100" w:beforeAutospacing="1" w:after="100" w:afterAutospacing="1"/>
        <w:rPr>
          <w:noProof/>
        </w:rPr>
      </w:pPr>
      <w:r w:rsidRPr="002166D6">
        <w:rPr>
          <w:noProof/>
        </w:rPr>
        <w:lastRenderedPageBreak/>
        <w:drawing>
          <wp:inline distT="0" distB="0" distL="0" distR="0" wp14:anchorId="288FEB03" wp14:editId="6E87141D">
            <wp:extent cx="5943600" cy="1950085"/>
            <wp:effectExtent l="0" t="0" r="0" b="5715"/>
            <wp:docPr id="2224210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21064" name="Picture 1" descr="A screenshot of a computer&#10;&#10;Description automatically generated"/>
                    <pic:cNvPicPr/>
                  </pic:nvPicPr>
                  <pic:blipFill>
                    <a:blip r:embed="rId53"/>
                    <a:stretch>
                      <a:fillRect/>
                    </a:stretch>
                  </pic:blipFill>
                  <pic:spPr>
                    <a:xfrm>
                      <a:off x="0" y="0"/>
                      <a:ext cx="5943600" cy="1950085"/>
                    </a:xfrm>
                    <a:prstGeom prst="rect">
                      <a:avLst/>
                    </a:prstGeom>
                  </pic:spPr>
                </pic:pic>
              </a:graphicData>
            </a:graphic>
          </wp:inline>
        </w:drawing>
      </w:r>
    </w:p>
    <w:p w14:paraId="7101A89B" w14:textId="4982E661" w:rsidR="00EA4654" w:rsidRDefault="00152C77" w:rsidP="00152C77">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33</w:t>
      </w:r>
      <w:r>
        <w:rPr>
          <w:noProof/>
        </w:rPr>
        <w:fldChar w:fldCharType="end"/>
      </w:r>
      <w:r>
        <w:rPr>
          <w:noProof/>
        </w:rPr>
        <w:t xml:space="preserve"> </w:t>
      </w:r>
      <w:r w:rsidRPr="00F934EF">
        <w:rPr>
          <w:i w:val="0"/>
          <w:iCs w:val="0"/>
          <w:noProof/>
        </w:rPr>
        <w:t>New user registered using PostMan. The password is hashed before saving to the database.</w:t>
      </w:r>
    </w:p>
    <w:p w14:paraId="1D1CC45C" w14:textId="77777777" w:rsidR="00152C77" w:rsidRDefault="000E3652" w:rsidP="00152C77">
      <w:pPr>
        <w:keepNext/>
        <w:spacing w:before="100" w:beforeAutospacing="1" w:after="100" w:afterAutospacing="1"/>
        <w:rPr>
          <w:noProof/>
        </w:rPr>
      </w:pPr>
      <w:r w:rsidRPr="000E3652">
        <w:rPr>
          <w:noProof/>
        </w:rPr>
        <w:drawing>
          <wp:inline distT="0" distB="0" distL="0" distR="0" wp14:anchorId="54700DFB" wp14:editId="3D3B42A3">
            <wp:extent cx="4362138" cy="2183865"/>
            <wp:effectExtent l="0" t="0" r="0" b="635"/>
            <wp:docPr id="13991506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50630" name="Picture 1" descr="A screenshot of a computer&#10;&#10;Description automatically generated"/>
                    <pic:cNvPicPr/>
                  </pic:nvPicPr>
                  <pic:blipFill>
                    <a:blip r:embed="rId54"/>
                    <a:stretch>
                      <a:fillRect/>
                    </a:stretch>
                  </pic:blipFill>
                  <pic:spPr>
                    <a:xfrm>
                      <a:off x="0" y="0"/>
                      <a:ext cx="4377099" cy="2191355"/>
                    </a:xfrm>
                    <a:prstGeom prst="rect">
                      <a:avLst/>
                    </a:prstGeom>
                  </pic:spPr>
                </pic:pic>
              </a:graphicData>
            </a:graphic>
          </wp:inline>
        </w:drawing>
      </w:r>
    </w:p>
    <w:p w14:paraId="1F1E5CAC" w14:textId="726A1AD5" w:rsidR="00EA4654" w:rsidRPr="00F934EF" w:rsidRDefault="00152C77" w:rsidP="00BC6503">
      <w:pPr>
        <w:pStyle w:val="Caption"/>
        <w:rPr>
          <w:i w:val="0"/>
          <w:iCs w:val="0"/>
          <w:noProof/>
        </w:rPr>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34</w:t>
      </w:r>
      <w:r>
        <w:rPr>
          <w:noProof/>
        </w:rPr>
        <w:fldChar w:fldCharType="end"/>
      </w:r>
      <w:r>
        <w:rPr>
          <w:noProof/>
        </w:rPr>
        <w:t xml:space="preserve"> </w:t>
      </w:r>
      <w:r w:rsidRPr="00F934EF">
        <w:rPr>
          <w:i w:val="0"/>
          <w:iCs w:val="0"/>
          <w:noProof/>
        </w:rPr>
        <w:t xml:space="preserve">Registering a new user using the </w:t>
      </w:r>
      <w:r w:rsidR="002166D6" w:rsidRPr="00F934EF">
        <w:rPr>
          <w:i w:val="0"/>
          <w:iCs w:val="0"/>
          <w:noProof/>
        </w:rPr>
        <w:t>JavaScript</w:t>
      </w:r>
      <w:r w:rsidRPr="00F934EF">
        <w:rPr>
          <w:i w:val="0"/>
          <w:iCs w:val="0"/>
          <w:noProof/>
        </w:rPr>
        <w:t xml:space="preserve"> application.</w:t>
      </w:r>
    </w:p>
    <w:p w14:paraId="5173EF82" w14:textId="5048BCC1" w:rsidR="001A0EAD" w:rsidRDefault="001A0EAD" w:rsidP="00DC6D6B">
      <w:pPr>
        <w:pStyle w:val="ListParagraph"/>
        <w:numPr>
          <w:ilvl w:val="1"/>
          <w:numId w:val="31"/>
        </w:numPr>
        <w:spacing w:before="100" w:beforeAutospacing="1" w:after="100" w:afterAutospacing="1"/>
      </w:pPr>
      <w:r>
        <w:rPr>
          <w:noProof/>
        </w:rPr>
        <w:t>After registering a user, view the users table in mySQL admin tools. You should see that the passwords have been hashed before being stored. The older accounts in the system still have clear text passwords which w</w:t>
      </w:r>
      <w:r>
        <w:t>ill no longer be valid</w:t>
      </w:r>
      <w:r w:rsidR="00266D60">
        <w:t>, seen in Figure 34</w:t>
      </w:r>
      <w:r>
        <w:t xml:space="preserve">. These users should be deleted and go through registration again </w:t>
      </w:r>
      <w:r w:rsidR="00A71333">
        <w:t>to</w:t>
      </w:r>
      <w:r>
        <w:t xml:space="preserve"> create new passwords.</w:t>
      </w:r>
    </w:p>
    <w:p w14:paraId="2D0BFAD2" w14:textId="77777777" w:rsidR="001A0EAD" w:rsidRDefault="001A0EAD" w:rsidP="001A0EAD">
      <w:pPr>
        <w:keepNext/>
        <w:spacing w:before="100" w:beforeAutospacing="1" w:after="100" w:afterAutospacing="1"/>
      </w:pPr>
      <w:r w:rsidRPr="000E3652">
        <w:rPr>
          <w:noProof/>
        </w:rPr>
        <w:lastRenderedPageBreak/>
        <w:drawing>
          <wp:inline distT="0" distB="0" distL="0" distR="0" wp14:anchorId="472EDBBE" wp14:editId="6BB0E049">
            <wp:extent cx="4346342" cy="2765685"/>
            <wp:effectExtent l="0" t="0" r="0" b="3175"/>
            <wp:docPr id="1503210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10744" name="Picture 1" descr="A screenshot of a computer&#10;&#10;Description automatically generated"/>
                    <pic:cNvPicPr/>
                  </pic:nvPicPr>
                  <pic:blipFill>
                    <a:blip r:embed="rId55"/>
                    <a:stretch>
                      <a:fillRect/>
                    </a:stretch>
                  </pic:blipFill>
                  <pic:spPr>
                    <a:xfrm>
                      <a:off x="0" y="0"/>
                      <a:ext cx="4364558" cy="2777276"/>
                    </a:xfrm>
                    <a:prstGeom prst="rect">
                      <a:avLst/>
                    </a:prstGeom>
                  </pic:spPr>
                </pic:pic>
              </a:graphicData>
            </a:graphic>
          </wp:inline>
        </w:drawing>
      </w:r>
    </w:p>
    <w:p w14:paraId="099CD72F" w14:textId="31F2D13A" w:rsidR="001A0EAD" w:rsidRDefault="001A0EAD" w:rsidP="001A0EAD">
      <w:pPr>
        <w:pStyle w:val="Caption"/>
      </w:pPr>
      <w:r>
        <w:t xml:space="preserve">Figure </w:t>
      </w:r>
      <w:fldSimple w:instr=" SEQ Figure \* ARABIC ">
        <w:r w:rsidR="00125AD6">
          <w:rPr>
            <w:noProof/>
          </w:rPr>
          <w:t>35</w:t>
        </w:r>
      </w:fldSimple>
      <w:r>
        <w:t xml:space="preserve"> </w:t>
      </w:r>
      <w:r w:rsidRPr="00266D60">
        <w:rPr>
          <w:i w:val="0"/>
          <w:iCs w:val="0"/>
        </w:rPr>
        <w:t>New user accounts have hashed passwords. Accounts created before hashing was included in the app have clear text passwords which will no longer function.</w:t>
      </w:r>
    </w:p>
    <w:p w14:paraId="7DB986C3" w14:textId="5F0D0E14" w:rsidR="001A0EAD" w:rsidRDefault="001A0EAD" w:rsidP="00DC6D6B">
      <w:pPr>
        <w:pStyle w:val="ListParagraph"/>
        <w:numPr>
          <w:ilvl w:val="1"/>
          <w:numId w:val="31"/>
        </w:numPr>
        <w:spacing w:before="100" w:beforeAutospacing="1" w:after="100" w:afterAutospacing="1"/>
      </w:pPr>
      <w:r>
        <w:t>Take a screen shot of the SQL data you generate.</w:t>
      </w:r>
    </w:p>
    <w:p w14:paraId="027EBAE3" w14:textId="77777777" w:rsidR="006C1DB8" w:rsidRPr="001A0EAD" w:rsidRDefault="006C1DB8" w:rsidP="006C1DB8">
      <w:pPr>
        <w:pStyle w:val="ListParagraph"/>
        <w:spacing w:before="100" w:beforeAutospacing="1" w:after="100" w:afterAutospacing="1"/>
        <w:ind w:left="1440"/>
      </w:pPr>
    </w:p>
    <w:p w14:paraId="0F485CD5" w14:textId="55AD63D5" w:rsidR="00624F75" w:rsidRPr="00A71333" w:rsidRDefault="002166D6" w:rsidP="00DC6D6B">
      <w:pPr>
        <w:pStyle w:val="NoSpacing"/>
        <w:numPr>
          <w:ilvl w:val="0"/>
          <w:numId w:val="31"/>
        </w:numPr>
        <w:rPr>
          <w:noProof/>
        </w:rPr>
      </w:pPr>
      <w:r>
        <w:rPr>
          <w:b/>
          <w:bCs/>
          <w:noProof/>
        </w:rPr>
        <w:t>Login to the app at</w:t>
      </w:r>
      <w:r w:rsidR="00624F75" w:rsidRPr="00624F75">
        <w:rPr>
          <w:noProof/>
        </w:rPr>
        <w:t xml:space="preserve"> </w:t>
      </w:r>
      <w:r w:rsidR="00624F75" w:rsidRPr="002166D6">
        <w:rPr>
          <w:rFonts w:ascii="Courier New" w:hAnsi="Courier New" w:cs="Courier New"/>
          <w:noProof/>
          <w:sz w:val="20"/>
          <w:szCs w:val="20"/>
        </w:rPr>
        <w:t>POST /api/users/login</w:t>
      </w:r>
      <w:r w:rsidR="00F934EF">
        <w:t>, seen in Figure 35 and Figure 36.</w:t>
      </w:r>
    </w:p>
    <w:p w14:paraId="20C38BA7" w14:textId="77777777" w:rsidR="00A71333" w:rsidRDefault="00A71333" w:rsidP="00A71333">
      <w:pPr>
        <w:pStyle w:val="NoSpacing"/>
        <w:rPr>
          <w:noProof/>
        </w:rPr>
      </w:pPr>
    </w:p>
    <w:p w14:paraId="7CBCCAFB" w14:textId="77777777" w:rsidR="00A71333" w:rsidRDefault="00A71333" w:rsidP="00A71333">
      <w:pPr>
        <w:keepNext/>
        <w:rPr>
          <w:noProof/>
        </w:rPr>
      </w:pPr>
      <w:r w:rsidRPr="001A0EAD">
        <w:rPr>
          <w:noProof/>
        </w:rPr>
        <w:drawing>
          <wp:inline distT="0" distB="0" distL="0" distR="0" wp14:anchorId="040FEE69" wp14:editId="7239DEB9">
            <wp:extent cx="5943600" cy="2612390"/>
            <wp:effectExtent l="0" t="0" r="0" b="3810"/>
            <wp:docPr id="13791485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48523" name="Picture 1" descr="A screenshot of a computer&#10;&#10;Description automatically generated"/>
                    <pic:cNvPicPr/>
                  </pic:nvPicPr>
                  <pic:blipFill>
                    <a:blip r:embed="rId56"/>
                    <a:stretch>
                      <a:fillRect/>
                    </a:stretch>
                  </pic:blipFill>
                  <pic:spPr>
                    <a:xfrm>
                      <a:off x="0" y="0"/>
                      <a:ext cx="5943600" cy="2612390"/>
                    </a:xfrm>
                    <a:prstGeom prst="rect">
                      <a:avLst/>
                    </a:prstGeom>
                  </pic:spPr>
                </pic:pic>
              </a:graphicData>
            </a:graphic>
          </wp:inline>
        </w:drawing>
      </w:r>
    </w:p>
    <w:p w14:paraId="71C3EAB4" w14:textId="04A52005" w:rsidR="00A71333" w:rsidRDefault="00A71333" w:rsidP="00A71333">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36</w:t>
      </w:r>
      <w:r>
        <w:rPr>
          <w:noProof/>
        </w:rPr>
        <w:fldChar w:fldCharType="end"/>
      </w:r>
      <w:r>
        <w:rPr>
          <w:noProof/>
        </w:rPr>
        <w:t xml:space="preserve"> </w:t>
      </w:r>
      <w:r w:rsidRPr="00F934EF">
        <w:rPr>
          <w:i w:val="0"/>
          <w:iCs w:val="0"/>
          <w:noProof/>
        </w:rPr>
        <w:t>Login success using the PostMan request.</w:t>
      </w:r>
    </w:p>
    <w:p w14:paraId="60B78D83" w14:textId="77777777" w:rsidR="00A71333" w:rsidRPr="000E3652" w:rsidRDefault="00A71333" w:rsidP="00A71333">
      <w:pPr>
        <w:pStyle w:val="NoSpacing"/>
      </w:pPr>
    </w:p>
    <w:p w14:paraId="7966A013" w14:textId="77777777" w:rsidR="00BC6503" w:rsidRDefault="000E3652" w:rsidP="00BC6503">
      <w:pPr>
        <w:keepNext/>
        <w:spacing w:before="100" w:beforeAutospacing="1" w:after="100" w:afterAutospacing="1"/>
      </w:pPr>
      <w:r w:rsidRPr="000E3652">
        <w:rPr>
          <w:noProof/>
        </w:rPr>
        <w:lastRenderedPageBreak/>
        <w:drawing>
          <wp:inline distT="0" distB="0" distL="0" distR="0" wp14:anchorId="3A0120E3" wp14:editId="5EE1AF4D">
            <wp:extent cx="5658983" cy="2435902"/>
            <wp:effectExtent l="0" t="0" r="5715" b="2540"/>
            <wp:docPr id="19086598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59836" name="Picture 1" descr="A screenshot of a computer&#10;&#10;Description automatically generated"/>
                    <pic:cNvPicPr/>
                  </pic:nvPicPr>
                  <pic:blipFill>
                    <a:blip r:embed="rId57"/>
                    <a:stretch>
                      <a:fillRect/>
                    </a:stretch>
                  </pic:blipFill>
                  <pic:spPr>
                    <a:xfrm>
                      <a:off x="0" y="0"/>
                      <a:ext cx="5664438" cy="2438250"/>
                    </a:xfrm>
                    <a:prstGeom prst="rect">
                      <a:avLst/>
                    </a:prstGeom>
                  </pic:spPr>
                </pic:pic>
              </a:graphicData>
            </a:graphic>
          </wp:inline>
        </w:drawing>
      </w:r>
    </w:p>
    <w:p w14:paraId="17929DF9" w14:textId="7A9820AC" w:rsidR="000E3652" w:rsidRDefault="00BC6503" w:rsidP="00BC6503">
      <w:pPr>
        <w:pStyle w:val="Caption"/>
      </w:pPr>
      <w:r>
        <w:t xml:space="preserve">Figure </w:t>
      </w:r>
      <w:fldSimple w:instr=" SEQ Figure \* ARABIC ">
        <w:r w:rsidR="00125AD6">
          <w:rPr>
            <w:noProof/>
          </w:rPr>
          <w:t>37</w:t>
        </w:r>
      </w:fldSimple>
      <w:r>
        <w:t xml:space="preserve"> </w:t>
      </w:r>
      <w:r w:rsidR="001A0EAD" w:rsidRPr="00F934EF">
        <w:rPr>
          <w:i w:val="0"/>
          <w:iCs w:val="0"/>
        </w:rPr>
        <w:t>Login successful using JavaScript app</w:t>
      </w:r>
      <w:r w:rsidR="00F934EF" w:rsidRPr="00F934EF">
        <w:rPr>
          <w:i w:val="0"/>
          <w:iCs w:val="0"/>
        </w:rPr>
        <w:t>.</w:t>
      </w:r>
    </w:p>
    <w:p w14:paraId="47A21C81" w14:textId="77777777" w:rsidR="002166D6" w:rsidRDefault="002166D6" w:rsidP="002166D6"/>
    <w:p w14:paraId="0C672B2A" w14:textId="2A7E7BE7" w:rsidR="002166D6" w:rsidRDefault="002166D6" w:rsidP="00DC6D6B">
      <w:pPr>
        <w:pStyle w:val="ListParagraph"/>
        <w:numPr>
          <w:ilvl w:val="1"/>
          <w:numId w:val="31"/>
        </w:numPr>
      </w:pPr>
      <w:r>
        <w:t xml:space="preserve">Copy the token from the login request. You will need to supply this to authenticate </w:t>
      </w:r>
      <w:r w:rsidR="00A71333">
        <w:t>all</w:t>
      </w:r>
      <w:r>
        <w:t xml:space="preserve"> the operations on order requests.</w:t>
      </w:r>
    </w:p>
    <w:p w14:paraId="450914F4" w14:textId="77777777" w:rsidR="00A71333" w:rsidRPr="002166D6" w:rsidRDefault="00A71333" w:rsidP="00A71333">
      <w:pPr>
        <w:pStyle w:val="ListParagraph"/>
      </w:pPr>
    </w:p>
    <w:p w14:paraId="7C335589" w14:textId="778F9E4A" w:rsidR="00E00A0C" w:rsidRDefault="00794E18" w:rsidP="00DC6D6B">
      <w:pPr>
        <w:numPr>
          <w:ilvl w:val="0"/>
          <w:numId w:val="31"/>
        </w:numPr>
        <w:spacing w:before="100" w:beforeAutospacing="1" w:after="100" w:afterAutospacing="1"/>
        <w:rPr>
          <w:noProof/>
        </w:rPr>
      </w:pPr>
      <w:r>
        <w:rPr>
          <w:b/>
          <w:bCs/>
          <w:noProof/>
        </w:rPr>
        <w:t xml:space="preserve">Test the </w:t>
      </w:r>
      <w:r w:rsidR="00624F75" w:rsidRPr="00624F75">
        <w:rPr>
          <w:b/>
          <w:bCs/>
          <w:noProof/>
        </w:rPr>
        <w:t>Get All Orders</w:t>
      </w:r>
      <w:r w:rsidR="00624F75" w:rsidRPr="00624F75">
        <w:rPr>
          <w:noProof/>
        </w:rPr>
        <w:t xml:space="preserve">: </w:t>
      </w:r>
      <w:r w:rsidR="00624F75" w:rsidRPr="00624F75">
        <w:rPr>
          <w:rFonts w:ascii="Courier New" w:hAnsi="Courier New" w:cs="Courier New"/>
          <w:noProof/>
          <w:sz w:val="20"/>
          <w:szCs w:val="20"/>
        </w:rPr>
        <w:t>GET /api/orders</w:t>
      </w:r>
      <w:r>
        <w:rPr>
          <w:noProof/>
        </w:rPr>
        <w:t xml:space="preserve"> u</w:t>
      </w:r>
      <w:r w:rsidR="00E00A0C">
        <w:rPr>
          <w:noProof/>
        </w:rPr>
        <w:t>sing Postman</w:t>
      </w:r>
      <w:r>
        <w:rPr>
          <w:noProof/>
        </w:rPr>
        <w:t xml:space="preserve"> with authenticated requests</w:t>
      </w:r>
    </w:p>
    <w:p w14:paraId="586551BE" w14:textId="1DFD5083" w:rsidR="00E00A0C" w:rsidRPr="00794E18" w:rsidRDefault="00E00A0C" w:rsidP="00DC6D6B">
      <w:pPr>
        <w:pStyle w:val="NormalWeb"/>
        <w:numPr>
          <w:ilvl w:val="0"/>
          <w:numId w:val="29"/>
        </w:numPr>
        <w:rPr>
          <w:b/>
          <w:bCs/>
          <w:noProof/>
        </w:rPr>
      </w:pPr>
      <w:r w:rsidRPr="00794E18">
        <w:rPr>
          <w:rStyle w:val="Strong"/>
          <w:b w:val="0"/>
          <w:bCs w:val="0"/>
          <w:noProof/>
        </w:rPr>
        <w:t>Open Postman</w:t>
      </w:r>
    </w:p>
    <w:p w14:paraId="41FDD24C" w14:textId="660F14EC" w:rsidR="00E00A0C" w:rsidRPr="00794E18" w:rsidRDefault="00E00A0C" w:rsidP="00DC6D6B">
      <w:pPr>
        <w:pStyle w:val="NormalWeb"/>
        <w:numPr>
          <w:ilvl w:val="0"/>
          <w:numId w:val="29"/>
        </w:numPr>
        <w:rPr>
          <w:b/>
          <w:bCs/>
          <w:noProof/>
        </w:rPr>
      </w:pPr>
      <w:r w:rsidRPr="00794E18">
        <w:rPr>
          <w:rStyle w:val="Strong"/>
          <w:b w:val="0"/>
          <w:bCs w:val="0"/>
          <w:noProof/>
        </w:rPr>
        <w:t>Create a GET Request</w:t>
      </w:r>
      <w:r w:rsidR="00EA25E8">
        <w:rPr>
          <w:rStyle w:val="Strong"/>
          <w:b w:val="0"/>
          <w:bCs w:val="0"/>
          <w:noProof/>
        </w:rPr>
        <w:t xml:space="preserve">, </w:t>
      </w:r>
      <w:r w:rsidR="004B5BDE">
        <w:rPr>
          <w:rStyle w:val="Strong"/>
          <w:b w:val="0"/>
          <w:bCs w:val="0"/>
          <w:noProof/>
        </w:rPr>
        <w:t>see Figure 37</w:t>
      </w:r>
      <w:r w:rsidRPr="00794E18">
        <w:rPr>
          <w:b/>
          <w:bCs/>
          <w:noProof/>
        </w:rPr>
        <w:t>:</w:t>
      </w:r>
    </w:p>
    <w:p w14:paraId="41797325" w14:textId="77777777" w:rsidR="00E00A0C" w:rsidRDefault="00E00A0C" w:rsidP="00DC6D6B">
      <w:pPr>
        <w:numPr>
          <w:ilvl w:val="1"/>
          <w:numId w:val="29"/>
        </w:numPr>
        <w:spacing w:before="100" w:beforeAutospacing="1" w:after="100" w:afterAutospacing="1"/>
        <w:rPr>
          <w:noProof/>
        </w:rPr>
      </w:pPr>
      <w:r>
        <w:rPr>
          <w:noProof/>
        </w:rPr>
        <w:t xml:space="preserve">Set the HTTP method to </w:t>
      </w:r>
      <w:r>
        <w:rPr>
          <w:rStyle w:val="HTMLCode"/>
          <w:noProof/>
        </w:rPr>
        <w:t>GET</w:t>
      </w:r>
      <w:r>
        <w:rPr>
          <w:noProof/>
        </w:rPr>
        <w:t>.</w:t>
      </w:r>
    </w:p>
    <w:p w14:paraId="6B431B7F" w14:textId="77777777" w:rsidR="00E00A0C" w:rsidRDefault="00E00A0C" w:rsidP="00DC6D6B">
      <w:pPr>
        <w:numPr>
          <w:ilvl w:val="1"/>
          <w:numId w:val="29"/>
        </w:numPr>
        <w:spacing w:before="100" w:beforeAutospacing="1" w:after="100" w:afterAutospacing="1"/>
      </w:pPr>
      <w:r>
        <w:t xml:space="preserve">Set the request URL to </w:t>
      </w:r>
      <w:r>
        <w:rPr>
          <w:rStyle w:val="HTMLCode"/>
        </w:rPr>
        <w:t>http://localhost:8080/api/orders</w:t>
      </w:r>
      <w:r>
        <w:t>.</w:t>
      </w:r>
    </w:p>
    <w:p w14:paraId="195ED20D" w14:textId="77777777" w:rsidR="00E00A0C" w:rsidRDefault="00E00A0C" w:rsidP="00DC6D6B">
      <w:pPr>
        <w:numPr>
          <w:ilvl w:val="1"/>
          <w:numId w:val="29"/>
        </w:numPr>
        <w:spacing w:before="100" w:beforeAutospacing="1" w:after="100" w:afterAutospacing="1"/>
      </w:pPr>
      <w:r>
        <w:t xml:space="preserve">In the headers section, add a new header with the key </w:t>
      </w:r>
      <w:r>
        <w:rPr>
          <w:rStyle w:val="HTMLCode"/>
        </w:rPr>
        <w:t>Authorization</w:t>
      </w:r>
      <w:r>
        <w:t>.</w:t>
      </w:r>
    </w:p>
    <w:p w14:paraId="65ACEB53" w14:textId="521A76F2" w:rsidR="00E00A0C" w:rsidRDefault="00E00A0C" w:rsidP="00DC6D6B">
      <w:pPr>
        <w:numPr>
          <w:ilvl w:val="1"/>
          <w:numId w:val="29"/>
        </w:numPr>
        <w:spacing w:before="100" w:beforeAutospacing="1" w:after="100" w:afterAutospacing="1"/>
      </w:pPr>
      <w:r>
        <w:t xml:space="preserve">The value should be </w:t>
      </w:r>
      <w:r>
        <w:rPr>
          <w:rStyle w:val="HTMLCode"/>
        </w:rPr>
        <w:t>Bearer &lt;your-token&gt;</w:t>
      </w:r>
      <w:r>
        <w:t xml:space="preserve">. Replace </w:t>
      </w:r>
      <w:r>
        <w:rPr>
          <w:rStyle w:val="HTMLCode"/>
        </w:rPr>
        <w:t>&lt;your-token&gt;</w:t>
      </w:r>
      <w:r>
        <w:t xml:space="preserve"> with the actual token you received. </w:t>
      </w:r>
    </w:p>
    <w:p w14:paraId="608801C8" w14:textId="458801F0" w:rsidR="00E00A0C" w:rsidRDefault="00F934EF" w:rsidP="00794E18">
      <w:pPr>
        <w:pStyle w:val="HTMLPreformatted"/>
        <w:keepNext/>
      </w:pPr>
      <w:r>
        <w:rPr>
          <w:noProof/>
          <w14:ligatures w14:val="standardContextual"/>
        </w:rPr>
        <w:lastRenderedPageBreak/>
        <mc:AlternateContent>
          <mc:Choice Requires="wps">
            <w:drawing>
              <wp:anchor distT="0" distB="0" distL="114300" distR="114300" simplePos="0" relativeHeight="251650048" behindDoc="0" locked="0" layoutInCell="1" allowOverlap="1" wp14:anchorId="13CED95B" wp14:editId="3FB07EC9">
                <wp:simplePos x="0" y="0"/>
                <wp:positionH relativeFrom="column">
                  <wp:posOffset>3975956</wp:posOffset>
                </wp:positionH>
                <wp:positionV relativeFrom="paragraph">
                  <wp:posOffset>1475160</wp:posOffset>
                </wp:positionV>
                <wp:extent cx="635841" cy="320949"/>
                <wp:effectExtent l="0" t="0" r="12065" b="9525"/>
                <wp:wrapNone/>
                <wp:docPr id="435208521" name="Rounded Rectangle 30"/>
                <wp:cNvGraphicFramePr/>
                <a:graphic xmlns:a="http://schemas.openxmlformats.org/drawingml/2006/main">
                  <a:graphicData uri="http://schemas.microsoft.com/office/word/2010/wordprocessingShape">
                    <wps:wsp>
                      <wps:cNvSpPr/>
                      <wps:spPr>
                        <a:xfrm>
                          <a:off x="0" y="0"/>
                          <a:ext cx="635841" cy="320949"/>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BD1C806" id="Rounded Rectangle 30" o:spid="_x0000_s1026" style="position:absolute;margin-left:313.05pt;margin-top:116.15pt;width:50.05pt;height:25.25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" filled="f" strokecolor="red" strokeweight="1pt">
                <v:stroke joinstyle="miter"/>
              </v:roundrect>
            </w:pict>
          </mc:Fallback>
        </mc:AlternateContent>
      </w:r>
      <w:r w:rsidR="00794E18">
        <w:rPr>
          <w:noProof/>
          <w14:ligatures w14:val="standardContextual"/>
        </w:rPr>
        <mc:AlternateContent>
          <mc:Choice Requires="wpg">
            <w:drawing>
              <wp:inline distT="0" distB="0" distL="0" distR="0" wp14:anchorId="7B6AD465" wp14:editId="4825CB27">
                <wp:extent cx="5943600" cy="2832735"/>
                <wp:effectExtent l="0" t="0" r="0" b="12065"/>
                <wp:docPr id="407202960" name="Group 32"/>
                <wp:cNvGraphicFramePr/>
                <a:graphic xmlns:a="http://schemas.openxmlformats.org/drawingml/2006/main">
                  <a:graphicData uri="http://schemas.microsoft.com/office/word/2010/wordprocessingGroup">
                    <wpg:wgp>
                      <wpg:cNvGrpSpPr/>
                      <wpg:grpSpPr>
                        <a:xfrm>
                          <a:off x="0" y="0"/>
                          <a:ext cx="5943600" cy="2832735"/>
                          <a:chOff x="0" y="0"/>
                          <a:chExt cx="5943600" cy="2832735"/>
                        </a:xfrm>
                      </wpg:grpSpPr>
                      <pic:pic xmlns:pic="http://schemas.openxmlformats.org/drawingml/2006/picture">
                        <pic:nvPicPr>
                          <pic:cNvPr id="1229322274" name="Picture 1" descr="A screenshot of a computer&#10;&#10;Description automatically generated"/>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5943600" cy="2832735"/>
                          </a:xfrm>
                          <a:prstGeom prst="rect">
                            <a:avLst/>
                          </a:prstGeom>
                        </pic:spPr>
                      </pic:pic>
                      <wps:wsp>
                        <wps:cNvPr id="952188770" name="Rounded Rectangle 30"/>
                        <wps:cNvSpPr/>
                        <wps:spPr>
                          <a:xfrm>
                            <a:off x="520784" y="357282"/>
                            <a:ext cx="1150570" cy="320949"/>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4896124" name="Rounded Rectangle 30"/>
                        <wps:cNvSpPr/>
                        <wps:spPr>
                          <a:xfrm>
                            <a:off x="133224" y="1017346"/>
                            <a:ext cx="3869547" cy="320949"/>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57774" name="Rounded Rectangle 30"/>
                        <wps:cNvSpPr/>
                        <wps:spPr>
                          <a:xfrm>
                            <a:off x="0" y="1701632"/>
                            <a:ext cx="2295083" cy="1131103"/>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648516" name="Text Box 31"/>
                        <wps:cNvSpPr txBox="1"/>
                        <wps:spPr>
                          <a:xfrm>
                            <a:off x="1713743" y="320948"/>
                            <a:ext cx="548005" cy="212090"/>
                          </a:xfrm>
                          <a:prstGeom prst="rect">
                            <a:avLst/>
                          </a:prstGeom>
                          <a:solidFill>
                            <a:schemeClr val="lt1"/>
                          </a:solidFill>
                          <a:ln w="6350">
                            <a:solidFill>
                              <a:prstClr val="black"/>
                            </a:solidFill>
                          </a:ln>
                        </wps:spPr>
                        <wps:txbx>
                          <w:txbxContent>
                            <w:p w14:paraId="652E3A78" w14:textId="77777777" w:rsidR="00794E18" w:rsidRPr="00794E18" w:rsidRDefault="00794E18" w:rsidP="00794E18">
                              <w:pPr>
                                <w:rPr>
                                  <w:sz w:val="16"/>
                                  <w:szCs w:val="16"/>
                                </w:rPr>
                              </w:pPr>
                              <w:r w:rsidRPr="00794E18">
                                <w:rPr>
                                  <w:sz w:val="16"/>
                                  <w:szCs w:val="16"/>
                                </w:rPr>
                                <w:t>Set URL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53557982" name="Rounded Rectangle 30"/>
                        <wps:cNvSpPr/>
                        <wps:spPr>
                          <a:xfrm>
                            <a:off x="714564" y="611619"/>
                            <a:ext cx="635841" cy="320949"/>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2138574" name="Text Box 31"/>
                        <wps:cNvSpPr txBox="1"/>
                        <wps:spPr>
                          <a:xfrm>
                            <a:off x="2682644" y="678231"/>
                            <a:ext cx="857885" cy="217805"/>
                          </a:xfrm>
                          <a:prstGeom prst="rect">
                            <a:avLst/>
                          </a:prstGeom>
                          <a:solidFill>
                            <a:schemeClr val="lt1"/>
                          </a:solidFill>
                          <a:ln w="6350">
                            <a:solidFill>
                              <a:prstClr val="black"/>
                            </a:solidFill>
                          </a:ln>
                        </wps:spPr>
                        <wps:txbx>
                          <w:txbxContent>
                            <w:p w14:paraId="3985F6F2" w14:textId="77777777" w:rsidR="00794E18" w:rsidRPr="00794E18" w:rsidRDefault="00794E18" w:rsidP="00794E18">
                              <w:pPr>
                                <w:rPr>
                                  <w:sz w:val="16"/>
                                  <w:szCs w:val="16"/>
                                </w:rPr>
                              </w:pPr>
                              <w:r w:rsidRPr="00794E18">
                                <w:rPr>
                                  <w:sz w:val="16"/>
                                  <w:szCs w:val="16"/>
                                </w:rPr>
                                <w:t>Open “Headers”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110877313" name="Text Box 31"/>
                        <wps:cNvSpPr txBox="1"/>
                        <wps:spPr>
                          <a:xfrm>
                            <a:off x="3397207" y="1090013"/>
                            <a:ext cx="1974135" cy="351226"/>
                          </a:xfrm>
                          <a:prstGeom prst="rect">
                            <a:avLst/>
                          </a:prstGeom>
                          <a:solidFill>
                            <a:schemeClr val="lt1"/>
                          </a:solidFill>
                          <a:ln w="6350">
                            <a:solidFill>
                              <a:prstClr val="black"/>
                            </a:solidFill>
                          </a:ln>
                        </wps:spPr>
                        <wps:txbx>
                          <w:txbxContent>
                            <w:p w14:paraId="635F6439" w14:textId="77777777" w:rsidR="00794E18" w:rsidRPr="00794E18" w:rsidRDefault="00794E18" w:rsidP="00794E18">
                              <w:pPr>
                                <w:rPr>
                                  <w:sz w:val="16"/>
                                  <w:szCs w:val="16"/>
                                </w:rPr>
                              </w:pPr>
                              <w:r w:rsidRPr="00794E18">
                                <w:rPr>
                                  <w:sz w:val="16"/>
                                  <w:szCs w:val="16"/>
                                </w:rPr>
                                <w:t>Add Authorization key with “Bearer (space) and the key from the valid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6837291" name="Text Box 31"/>
                        <wps:cNvSpPr txBox="1"/>
                        <wps:spPr>
                          <a:xfrm>
                            <a:off x="4366109" y="1701632"/>
                            <a:ext cx="720090" cy="217805"/>
                          </a:xfrm>
                          <a:prstGeom prst="rect">
                            <a:avLst/>
                          </a:prstGeom>
                          <a:solidFill>
                            <a:schemeClr val="lt1"/>
                          </a:solidFill>
                          <a:ln w="6350">
                            <a:solidFill>
                              <a:prstClr val="black"/>
                            </a:solidFill>
                          </a:ln>
                        </wps:spPr>
                        <wps:txbx>
                          <w:txbxContent>
                            <w:p w14:paraId="5D94D564" w14:textId="77777777" w:rsidR="00794E18" w:rsidRPr="00794E18" w:rsidRDefault="00794E18" w:rsidP="00794E18">
                              <w:pPr>
                                <w:rPr>
                                  <w:sz w:val="16"/>
                                  <w:szCs w:val="16"/>
                                </w:rPr>
                              </w:pPr>
                              <w:r>
                                <w:rPr>
                                  <w:sz w:val="16"/>
                                  <w:szCs w:val="16"/>
                                </w:rPr>
                                <w:t>Result is 200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27460390" name="Text Box 31"/>
                        <wps:cNvSpPr txBox="1"/>
                        <wps:spPr>
                          <a:xfrm>
                            <a:off x="2186082" y="2058914"/>
                            <a:ext cx="1826260" cy="218440"/>
                          </a:xfrm>
                          <a:prstGeom prst="rect">
                            <a:avLst/>
                          </a:prstGeom>
                          <a:solidFill>
                            <a:schemeClr val="lt1"/>
                          </a:solidFill>
                          <a:ln w="6350">
                            <a:solidFill>
                              <a:prstClr val="black"/>
                            </a:solidFill>
                          </a:ln>
                        </wps:spPr>
                        <wps:txbx>
                          <w:txbxContent>
                            <w:p w14:paraId="31CB52BE" w14:textId="77777777" w:rsidR="00794E18" w:rsidRPr="00794E18" w:rsidRDefault="00794E18" w:rsidP="00794E18">
                              <w:pPr>
                                <w:rPr>
                                  <w:sz w:val="16"/>
                                  <w:szCs w:val="16"/>
                                </w:rPr>
                              </w:pPr>
                              <w:r>
                                <w:rPr>
                                  <w:sz w:val="16"/>
                                  <w:szCs w:val="16"/>
                                </w:rPr>
                                <w:t>Response is “All orders” in JSON string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B6AD465" id="Group 32" o:spid="_x0000_s1082" style="width:468pt;height:223.05pt;mso-position-horizontal-relative:char;mso-position-vertical-relative:line" coordsize="59436,28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">
                <v:shape id="Picture 1" o:spid="_x0000_s1083" type="#_x0000_t75" alt="A screenshot of a computer&#10;&#10;Description automatically generated" style="position:absolute;width:59436;height:28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">
                  <v:imagedata r:id="rId59" o:title="A screenshot of a computer&#10;&#10;Description automatically generated"/>
                </v:shape>
                <v:roundrect id="Rounded Rectangle 30" o:spid="_x0000_s1084" style="position:absolute;left:5207;top:3572;width:11506;height:3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" filled="f" strokecolor="red" strokeweight="1pt">
                  <v:stroke joinstyle="miter"/>
                </v:roundrect>
                <v:roundrect id="Rounded Rectangle 30" o:spid="_x0000_s1085" style="position:absolute;left:1332;top:10173;width:38695;height:32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" filled="f" strokecolor="red" strokeweight="1pt">
                  <v:stroke joinstyle="miter"/>
                </v:roundrect>
                <v:roundrect id="Rounded Rectangle 30" o:spid="_x0000_s1086" style="position:absolute;top:17016;width:22950;height:113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" filled="f" strokecolor="red" strokeweight="1pt">
                  <v:stroke joinstyle="miter"/>
                </v:roundrect>
                <v:shape id="Text Box 31" o:spid="_x0000_s1087" type="#_x0000_t202" style="position:absolute;left:17137;top:3209;width:5480;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" fillcolor="white [3201]" strokeweight=".5pt">
                  <v:textbox>
                    <w:txbxContent>
                      <w:p w14:paraId="652E3A78" w14:textId="77777777" w:rsidR="00794E18" w:rsidRPr="00794E18" w:rsidRDefault="00794E18" w:rsidP="00794E18">
                        <w:pPr>
                          <w:rPr>
                            <w:sz w:val="16"/>
                            <w:szCs w:val="16"/>
                          </w:rPr>
                        </w:pPr>
                        <w:r w:rsidRPr="00794E18">
                          <w:rPr>
                            <w:sz w:val="16"/>
                            <w:szCs w:val="16"/>
                          </w:rPr>
                          <w:t>Set URL</w:t>
                        </w:r>
                      </w:p>
                    </w:txbxContent>
                  </v:textbox>
                </v:shape>
                <v:roundrect id="Rounded Rectangle 30" o:spid="_x0000_s1088" style="position:absolute;left:7145;top:6116;width:6359;height:32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" filled="f" strokecolor="red" strokeweight="1pt">
                  <v:stroke joinstyle="miter"/>
                </v:roundrect>
                <v:shape id="Text Box 31" o:spid="_x0000_s1089" type="#_x0000_t202" style="position:absolute;left:26826;top:6782;width:8579;height:21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" fillcolor="white [3201]" strokeweight=".5pt">
                  <v:textbox>
                    <w:txbxContent>
                      <w:p w14:paraId="3985F6F2" w14:textId="77777777" w:rsidR="00794E18" w:rsidRPr="00794E18" w:rsidRDefault="00794E18" w:rsidP="00794E18">
                        <w:pPr>
                          <w:rPr>
                            <w:sz w:val="16"/>
                            <w:szCs w:val="16"/>
                          </w:rPr>
                        </w:pPr>
                        <w:r w:rsidRPr="00794E18">
                          <w:rPr>
                            <w:sz w:val="16"/>
                            <w:szCs w:val="16"/>
                          </w:rPr>
                          <w:t>Open “Headers”</w:t>
                        </w:r>
                      </w:p>
                    </w:txbxContent>
                  </v:textbox>
                </v:shape>
                <v:shape id="Text Box 31" o:spid="_x0000_s1090" type="#_x0000_t202" style="position:absolute;left:33972;top:10900;width:19741;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" fillcolor="white [3201]" strokeweight=".5pt">
                  <v:textbox>
                    <w:txbxContent>
                      <w:p w14:paraId="635F6439" w14:textId="77777777" w:rsidR="00794E18" w:rsidRPr="00794E18" w:rsidRDefault="00794E18" w:rsidP="00794E18">
                        <w:pPr>
                          <w:rPr>
                            <w:sz w:val="16"/>
                            <w:szCs w:val="16"/>
                          </w:rPr>
                        </w:pPr>
                        <w:r w:rsidRPr="00794E18">
                          <w:rPr>
                            <w:sz w:val="16"/>
                            <w:szCs w:val="16"/>
                          </w:rPr>
                          <w:t xml:space="preserve">Add Authorization key with “Bearer (space) and the key from the valid </w:t>
                        </w:r>
                        <w:r w:rsidRPr="00794E18">
                          <w:rPr>
                            <w:sz w:val="16"/>
                            <w:szCs w:val="16"/>
                          </w:rPr>
                          <w:t>login</w:t>
                        </w:r>
                      </w:p>
                    </w:txbxContent>
                  </v:textbox>
                </v:shape>
                <v:shape id="Text Box 31" o:spid="_x0000_s1091" type="#_x0000_t202" style="position:absolute;left:43661;top:17016;width:7200;height:21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" fillcolor="white [3201]" strokeweight=".5pt">
                  <v:textbox>
                    <w:txbxContent>
                      <w:p w14:paraId="5D94D564" w14:textId="77777777" w:rsidR="00794E18" w:rsidRPr="00794E18" w:rsidRDefault="00794E18" w:rsidP="00794E18">
                        <w:pPr>
                          <w:rPr>
                            <w:sz w:val="16"/>
                            <w:szCs w:val="16"/>
                          </w:rPr>
                        </w:pPr>
                        <w:r>
                          <w:rPr>
                            <w:sz w:val="16"/>
                            <w:szCs w:val="16"/>
                          </w:rPr>
                          <w:t>Result is 200</w:t>
                        </w:r>
                      </w:p>
                    </w:txbxContent>
                  </v:textbox>
                </v:shape>
                <v:shape id="Text Box 31" o:spid="_x0000_s1092" type="#_x0000_t202" style="position:absolute;left:21860;top:20589;width:18263;height:21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" fillcolor="white [3201]" strokeweight=".5pt">
                  <v:textbox>
                    <w:txbxContent>
                      <w:p w14:paraId="31CB52BE" w14:textId="77777777" w:rsidR="00794E18" w:rsidRPr="00794E18" w:rsidRDefault="00794E18" w:rsidP="00794E18">
                        <w:pPr>
                          <w:rPr>
                            <w:sz w:val="16"/>
                            <w:szCs w:val="16"/>
                          </w:rPr>
                        </w:pPr>
                        <w:r>
                          <w:rPr>
                            <w:sz w:val="16"/>
                            <w:szCs w:val="16"/>
                          </w:rPr>
                          <w:t xml:space="preserve">Response is “All orders” in JSON </w:t>
                        </w:r>
                        <w:r>
                          <w:rPr>
                            <w:sz w:val="16"/>
                            <w:szCs w:val="16"/>
                          </w:rPr>
                          <w:t>string</w:t>
                        </w:r>
                      </w:p>
                    </w:txbxContent>
                  </v:textbox>
                </v:shape>
                <w10:anchorlock/>
              </v:group>
            </w:pict>
          </mc:Fallback>
        </mc:AlternateContent>
      </w:r>
    </w:p>
    <w:p w14:paraId="5CB934BD" w14:textId="2FB6EC88" w:rsidR="00E00A0C" w:rsidRDefault="00E00A0C" w:rsidP="00E00A0C">
      <w:pPr>
        <w:pStyle w:val="Caption"/>
        <w:rPr>
          <w:noProof/>
        </w:rPr>
      </w:pPr>
      <w:r>
        <w:t xml:space="preserve">Figure </w:t>
      </w:r>
      <w:fldSimple w:instr=" SEQ Figure \* ARABIC ">
        <w:r w:rsidR="00125AD6">
          <w:rPr>
            <w:noProof/>
          </w:rPr>
          <w:t>38</w:t>
        </w:r>
      </w:fldSimple>
      <w:r>
        <w:t xml:space="preserve"> </w:t>
      </w:r>
      <w:r w:rsidRPr="00DA7519">
        <w:rPr>
          <w:i w:val="0"/>
          <w:iCs w:val="0"/>
        </w:rPr>
        <w:t xml:space="preserve">Headers include </w:t>
      </w:r>
      <w:r w:rsidRPr="00DA7519">
        <w:rPr>
          <w:i w:val="0"/>
          <w:iCs w:val="0"/>
          <w:noProof/>
        </w:rPr>
        <w:t>Authorization and Bearer xxxxxxxtokenxxxxxx</w:t>
      </w:r>
      <w:r w:rsidR="00DA7519">
        <w:rPr>
          <w:i w:val="0"/>
          <w:iCs w:val="0"/>
          <w:noProof/>
        </w:rPr>
        <w:t>.</w:t>
      </w:r>
    </w:p>
    <w:p w14:paraId="3295E73D" w14:textId="42BA54EE" w:rsidR="00794E18" w:rsidRPr="00794E18" w:rsidRDefault="00794E18" w:rsidP="00DC6D6B">
      <w:pPr>
        <w:pStyle w:val="ListParagraph"/>
        <w:numPr>
          <w:ilvl w:val="0"/>
          <w:numId w:val="30"/>
        </w:numPr>
      </w:pPr>
      <w:r>
        <w:t>The headers can also be edited with the “Bulk Edit” option</w:t>
      </w:r>
      <w:r w:rsidR="007C485E">
        <w:t xml:space="preserve"> which allows you to edit the headers in a single string</w:t>
      </w:r>
      <w:r w:rsidR="004B5BDE">
        <w:t>, shown in Figure 38</w:t>
      </w:r>
      <w:r w:rsidR="007C485E">
        <w:t>.</w:t>
      </w:r>
    </w:p>
    <w:p w14:paraId="0D1EE907" w14:textId="247CBDBF" w:rsidR="00E00A0C" w:rsidRDefault="00E00A0C" w:rsidP="00E00A0C">
      <w:pPr>
        <w:pStyle w:val="HTMLPreformatted"/>
        <w:ind w:left="360"/>
      </w:pPr>
      <w:r>
        <w:t xml:space="preserve"> </w:t>
      </w:r>
    </w:p>
    <w:p w14:paraId="017C185B" w14:textId="2109DDD2" w:rsidR="00E00A0C" w:rsidRDefault="007C485E" w:rsidP="00E00A0C">
      <w:pPr>
        <w:pStyle w:val="HTMLPreformatted"/>
        <w:ind w:left="360"/>
      </w:pPr>
      <w:r>
        <w:rPr>
          <w:noProof/>
          <w14:ligatures w14:val="standardContextual"/>
        </w:rPr>
        <mc:AlternateContent>
          <mc:Choice Requires="wpg">
            <w:drawing>
              <wp:inline distT="0" distB="0" distL="0" distR="0" wp14:anchorId="128F9849" wp14:editId="5EA73A49">
                <wp:extent cx="5943600" cy="1795145"/>
                <wp:effectExtent l="0" t="0" r="0" b="0"/>
                <wp:docPr id="83121954" name="Group 37"/>
                <wp:cNvGraphicFramePr/>
                <a:graphic xmlns:a="http://schemas.openxmlformats.org/drawingml/2006/main">
                  <a:graphicData uri="http://schemas.microsoft.com/office/word/2010/wordprocessingGroup">
                    <wpg:wgp>
                      <wpg:cNvGrpSpPr/>
                      <wpg:grpSpPr>
                        <a:xfrm>
                          <a:off x="0" y="0"/>
                          <a:ext cx="5943600" cy="1795145"/>
                          <a:chOff x="0" y="0"/>
                          <a:chExt cx="5943600" cy="1795145"/>
                        </a:xfrm>
                      </wpg:grpSpPr>
                      <pic:pic xmlns:pic="http://schemas.openxmlformats.org/drawingml/2006/picture">
                        <pic:nvPicPr>
                          <pic:cNvPr id="1723349044" name="Picture 1" descr="A screenshot of a computer&#10;&#10;Description automatically generated"/>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5943600" cy="1795145"/>
                          </a:xfrm>
                          <a:prstGeom prst="rect">
                            <a:avLst/>
                          </a:prstGeom>
                        </pic:spPr>
                      </pic:pic>
                      <wps:wsp>
                        <wps:cNvPr id="1284663776" name="Rounded Rectangle 36"/>
                        <wps:cNvSpPr/>
                        <wps:spPr>
                          <a:xfrm>
                            <a:off x="0" y="1071846"/>
                            <a:ext cx="5407677" cy="381505"/>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1F99D24" id="Group 37" o:spid="_x0000_s1026" style="width:468pt;height:141.35pt;mso-position-horizontal-relative:char;mso-position-vertical-relative:line" coordsize="59436,17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">
                <v:shape id="Picture 1" o:spid="_x0000_s1027" type="#_x0000_t75" alt="A screenshot of a computer&#10;&#10;Description automatically generated" style="position:absolute;width:59436;height:17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">
                  <v:imagedata r:id="rId61" o:title="A screenshot of a computer&#10;&#10;Description automatically generated"/>
                </v:shape>
                <v:roundrect id="Rounded Rectangle 36" o:spid="_x0000_s1028" style="position:absolute;top:10718;width:54076;height:38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" filled="f" strokecolor="red" strokeweight="1pt">
                  <v:stroke joinstyle="miter"/>
                </v:roundrect>
                <w10:anchorlock/>
              </v:group>
            </w:pict>
          </mc:Fallback>
        </mc:AlternateContent>
      </w:r>
    </w:p>
    <w:p w14:paraId="46A80759" w14:textId="0CE69394" w:rsidR="00E00A0C" w:rsidRDefault="00E00A0C" w:rsidP="007C485E">
      <w:pPr>
        <w:pStyle w:val="HTMLPreformatted"/>
        <w:keepNext/>
      </w:pPr>
    </w:p>
    <w:p w14:paraId="0EF3548C" w14:textId="318D204C" w:rsidR="00E00A0C" w:rsidRDefault="00E00A0C" w:rsidP="00E00A0C">
      <w:pPr>
        <w:pStyle w:val="Caption"/>
      </w:pPr>
      <w:r>
        <w:t xml:space="preserve">Figure </w:t>
      </w:r>
      <w:fldSimple w:instr=" SEQ Figure \* ARABIC ">
        <w:r w:rsidR="00125AD6">
          <w:rPr>
            <w:noProof/>
          </w:rPr>
          <w:t>39</w:t>
        </w:r>
      </w:fldSimple>
      <w:r>
        <w:t xml:space="preserve"> </w:t>
      </w:r>
      <w:r w:rsidRPr="004B5BDE">
        <w:rPr>
          <w:i w:val="0"/>
          <w:iCs w:val="0"/>
        </w:rPr>
        <w:t>Headers can also be Bulk-edit format instead of key-value edit.</w:t>
      </w:r>
    </w:p>
    <w:p w14:paraId="70323E59" w14:textId="77777777" w:rsidR="00E00A0C" w:rsidRDefault="00E00A0C" w:rsidP="00DC6D6B">
      <w:pPr>
        <w:pStyle w:val="NormalWeb"/>
        <w:numPr>
          <w:ilvl w:val="0"/>
          <w:numId w:val="29"/>
        </w:numPr>
      </w:pPr>
      <w:r>
        <w:rPr>
          <w:rStyle w:val="Strong"/>
        </w:rPr>
        <w:t>Send the Request</w:t>
      </w:r>
      <w:r>
        <w:t>:</w:t>
      </w:r>
    </w:p>
    <w:p w14:paraId="528ECB73" w14:textId="77777777" w:rsidR="00E00A0C" w:rsidRDefault="00E00A0C" w:rsidP="00DC6D6B">
      <w:pPr>
        <w:numPr>
          <w:ilvl w:val="1"/>
          <w:numId w:val="29"/>
        </w:numPr>
        <w:spacing w:before="100" w:beforeAutospacing="1" w:after="100" w:afterAutospacing="1"/>
      </w:pPr>
      <w:r>
        <w:t xml:space="preserve">Click </w:t>
      </w:r>
      <w:r>
        <w:rPr>
          <w:rStyle w:val="HTMLCode"/>
        </w:rPr>
        <w:t>Send</w:t>
      </w:r>
      <w:r>
        <w:t xml:space="preserve"> to submit the request.</w:t>
      </w:r>
    </w:p>
    <w:p w14:paraId="5B858161" w14:textId="3C9AE910" w:rsidR="00E00A0C" w:rsidRDefault="00E00A0C" w:rsidP="00DC6D6B">
      <w:pPr>
        <w:numPr>
          <w:ilvl w:val="1"/>
          <w:numId w:val="29"/>
        </w:numPr>
        <w:spacing w:before="100" w:beforeAutospacing="1" w:after="100" w:afterAutospacing="1"/>
      </w:pPr>
      <w:r>
        <w:t>If the token is valid and your request is properly authenticated, you should receive a response with the list of all orders.</w:t>
      </w:r>
    </w:p>
    <w:p w14:paraId="3011AD72" w14:textId="6257CC16" w:rsidR="00E00A0C" w:rsidRDefault="007C485E" w:rsidP="00DC6D6B">
      <w:pPr>
        <w:pStyle w:val="ListParagraph"/>
        <w:numPr>
          <w:ilvl w:val="0"/>
          <w:numId w:val="29"/>
        </w:numPr>
        <w:spacing w:before="100" w:beforeAutospacing="1" w:after="100" w:afterAutospacing="1"/>
      </w:pPr>
      <w:r w:rsidRPr="007C485E">
        <w:rPr>
          <w:b/>
          <w:bCs/>
        </w:rPr>
        <w:t>Test an invalid</w:t>
      </w:r>
      <w:r>
        <w:t xml:space="preserve"> </w:t>
      </w:r>
      <w:r w:rsidR="002166D6">
        <w:t>a</w:t>
      </w:r>
      <w:r>
        <w:t>uthorization key</w:t>
      </w:r>
      <w:r w:rsidR="002166D6">
        <w:t>. Even a single character change will invalidate the authorization key</w:t>
      </w:r>
      <w:r w:rsidR="00FB5D69">
        <w:t>, see Figure 39</w:t>
      </w:r>
      <w:r w:rsidR="002166D6">
        <w:t>.</w:t>
      </w:r>
    </w:p>
    <w:p w14:paraId="30EC35D7" w14:textId="77777777" w:rsidR="007C485E" w:rsidRDefault="007C485E" w:rsidP="007C485E">
      <w:pPr>
        <w:keepNext/>
        <w:spacing w:before="100" w:beforeAutospacing="1" w:after="100" w:afterAutospacing="1"/>
      </w:pPr>
      <w:r>
        <w:rPr>
          <w:noProof/>
          <w14:ligatures w14:val="standardContextual"/>
        </w:rPr>
        <w:lastRenderedPageBreak/>
        <mc:AlternateContent>
          <mc:Choice Requires="wpg">
            <w:drawing>
              <wp:inline distT="0" distB="0" distL="0" distR="0" wp14:anchorId="253837BD" wp14:editId="0762A153">
                <wp:extent cx="5946629" cy="2256155"/>
                <wp:effectExtent l="0" t="0" r="10160" b="4445"/>
                <wp:docPr id="118092465" name="Group 35"/>
                <wp:cNvGraphicFramePr/>
                <a:graphic xmlns:a="http://schemas.openxmlformats.org/drawingml/2006/main">
                  <a:graphicData uri="http://schemas.microsoft.com/office/word/2010/wordprocessingGroup">
                    <wpg:wgp>
                      <wpg:cNvGrpSpPr/>
                      <wpg:grpSpPr>
                        <a:xfrm>
                          <a:off x="0" y="0"/>
                          <a:ext cx="5946629" cy="2256155"/>
                          <a:chOff x="0" y="0"/>
                          <a:chExt cx="5946629" cy="2256155"/>
                        </a:xfrm>
                      </wpg:grpSpPr>
                      <pic:pic xmlns:pic="http://schemas.openxmlformats.org/drawingml/2006/picture">
                        <pic:nvPicPr>
                          <pic:cNvPr id="1645879504" name="Picture 1" descr="A screenshot of a computer&#10;&#10;Description automatically generated"/>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5943600" cy="2256155"/>
                          </a:xfrm>
                          <a:prstGeom prst="rect">
                            <a:avLst/>
                          </a:prstGeom>
                        </pic:spPr>
                      </pic:pic>
                      <wps:wsp>
                        <wps:cNvPr id="1029555688" name="Rounded Rectangle 33"/>
                        <wps:cNvSpPr/>
                        <wps:spPr>
                          <a:xfrm>
                            <a:off x="2688699" y="950734"/>
                            <a:ext cx="811455" cy="272503"/>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8003972" name="Rounded Rectangle 33"/>
                        <wps:cNvSpPr/>
                        <wps:spPr>
                          <a:xfrm>
                            <a:off x="5135174" y="1889356"/>
                            <a:ext cx="811455" cy="272503"/>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7946007" name="Text Box 34"/>
                        <wps:cNvSpPr txBox="1"/>
                        <wps:spPr>
                          <a:xfrm>
                            <a:off x="3572821" y="950734"/>
                            <a:ext cx="1211126" cy="272415"/>
                          </a:xfrm>
                          <a:prstGeom prst="rect">
                            <a:avLst/>
                          </a:prstGeom>
                          <a:solidFill>
                            <a:schemeClr val="lt1"/>
                          </a:solidFill>
                          <a:ln w="6350">
                            <a:solidFill>
                              <a:prstClr val="black"/>
                            </a:solidFill>
                          </a:ln>
                        </wps:spPr>
                        <wps:txbx>
                          <w:txbxContent>
                            <w:p w14:paraId="1589922C" w14:textId="2AC98A59" w:rsidR="007C485E" w:rsidRDefault="007C485E">
                              <w:r>
                                <w:t>Not a valid key.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3389211" name="Text Box 34"/>
                        <wps:cNvSpPr txBox="1"/>
                        <wps:spPr>
                          <a:xfrm>
                            <a:off x="4469054" y="1665298"/>
                            <a:ext cx="811273" cy="272415"/>
                          </a:xfrm>
                          <a:prstGeom prst="rect">
                            <a:avLst/>
                          </a:prstGeom>
                          <a:solidFill>
                            <a:schemeClr val="lt1"/>
                          </a:solidFill>
                          <a:ln w="6350">
                            <a:solidFill>
                              <a:prstClr val="black"/>
                            </a:solidFill>
                          </a:ln>
                        </wps:spPr>
                        <wps:txbx>
                          <w:txbxContent>
                            <w:p w14:paraId="0E53732F" w14:textId="2387C356" w:rsidR="007C485E" w:rsidRDefault="007C485E" w:rsidP="007C485E">
                              <w:r>
                                <w:t>403 error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53837BD" id="Group 35" o:spid="_x0000_s1093" style="width:468.25pt;height:177.65pt;mso-position-horizontal-relative:char;mso-position-vertical-relative:line" coordsize="59466,22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">
                <v:shape id="Picture 1" o:spid="_x0000_s1094" type="#_x0000_t75" alt="A screenshot of a computer&#10;&#10;Description automatically generated" style="position:absolute;width:59436;height:22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">
                  <v:imagedata r:id="rId63" o:title="A screenshot of a computer&#10;&#10;Description automatically generated"/>
                </v:shape>
                <v:roundrect id="Rounded Rectangle 33" o:spid="_x0000_s1095" style="position:absolute;left:26886;top:9507;width:8115;height:27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" filled="f" strokecolor="red" strokeweight="1pt">
                  <v:stroke joinstyle="miter"/>
                </v:roundrect>
                <v:roundrect id="Rounded Rectangle 33" o:spid="_x0000_s1096" style="position:absolute;left:51351;top:18893;width:8115;height:27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" filled="f" strokecolor="red" strokeweight="1pt">
                  <v:stroke joinstyle="miter"/>
                </v:roundrect>
                <v:shape id="Text Box 34" o:spid="_x0000_s1097" type="#_x0000_t202" style="position:absolute;left:35728;top:9507;width:12111;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" fillcolor="white [3201]" strokeweight=".5pt">
                  <v:textbox>
                    <w:txbxContent>
                      <w:p w14:paraId="1589922C" w14:textId="2AC98A59" w:rsidR="007C485E" w:rsidRDefault="007C485E">
                        <w:r>
                          <w:t>Not a valid key.</w:t>
                        </w:r>
                      </w:p>
                    </w:txbxContent>
                  </v:textbox>
                </v:shape>
                <v:shape id="Text Box 34" o:spid="_x0000_s1098" type="#_x0000_t202" style="position:absolute;left:44690;top:16652;width:8113;height: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" fillcolor="white [3201]" strokeweight=".5pt">
                  <v:textbox>
                    <w:txbxContent>
                      <w:p w14:paraId="0E53732F" w14:textId="2387C356" w:rsidR="007C485E" w:rsidRDefault="007C485E" w:rsidP="007C485E">
                        <w:r>
                          <w:t>403 error</w:t>
                        </w:r>
                      </w:p>
                    </w:txbxContent>
                  </v:textbox>
                </v:shape>
                <w10:anchorlock/>
              </v:group>
            </w:pict>
          </mc:Fallback>
        </mc:AlternateContent>
      </w:r>
    </w:p>
    <w:p w14:paraId="0A586C76" w14:textId="0361472A" w:rsidR="007C485E" w:rsidRDefault="007C485E" w:rsidP="007C485E">
      <w:pPr>
        <w:pStyle w:val="Caption"/>
      </w:pPr>
      <w:r>
        <w:t xml:space="preserve">Figure </w:t>
      </w:r>
      <w:fldSimple w:instr=" SEQ Figure \* ARABIC ">
        <w:r w:rsidR="00125AD6">
          <w:rPr>
            <w:noProof/>
          </w:rPr>
          <w:t>40</w:t>
        </w:r>
      </w:fldSimple>
      <w:r>
        <w:t xml:space="preserve"> </w:t>
      </w:r>
      <w:r w:rsidRPr="00FB5D69">
        <w:rPr>
          <w:i w:val="0"/>
          <w:iCs w:val="0"/>
        </w:rPr>
        <w:t xml:space="preserve">The API service will not respond if Authorization is </w:t>
      </w:r>
      <w:proofErr w:type="gramStart"/>
      <w:r w:rsidRPr="00FB5D69">
        <w:rPr>
          <w:i w:val="0"/>
          <w:iCs w:val="0"/>
        </w:rPr>
        <w:t>absent</w:t>
      </w:r>
      <w:proofErr w:type="gramEnd"/>
      <w:r w:rsidRPr="00FB5D69">
        <w:rPr>
          <w:i w:val="0"/>
          <w:iCs w:val="0"/>
        </w:rPr>
        <w:t xml:space="preserve"> or the key is invalid.</w:t>
      </w:r>
    </w:p>
    <w:p w14:paraId="7A4E277C" w14:textId="77777777" w:rsidR="00E00A0C" w:rsidRPr="00624F75" w:rsidRDefault="00E00A0C" w:rsidP="00DC6D6B">
      <w:pPr>
        <w:numPr>
          <w:ilvl w:val="0"/>
          <w:numId w:val="31"/>
        </w:numPr>
        <w:spacing w:before="100" w:beforeAutospacing="1" w:after="100" w:afterAutospacing="1"/>
        <w:rPr>
          <w:noProof/>
        </w:rPr>
      </w:pPr>
      <w:r w:rsidRPr="00624F75">
        <w:rPr>
          <w:b/>
          <w:bCs/>
        </w:rPr>
        <w:t xml:space="preserve">Create </w:t>
      </w:r>
      <w:r w:rsidRPr="00624F75">
        <w:rPr>
          <w:b/>
          <w:bCs/>
          <w:noProof/>
        </w:rPr>
        <w:t>Order</w:t>
      </w:r>
      <w:r w:rsidRPr="00624F75">
        <w:rPr>
          <w:noProof/>
        </w:rPr>
        <w:t xml:space="preserve">: </w:t>
      </w:r>
      <w:r w:rsidRPr="00624F75">
        <w:rPr>
          <w:rFonts w:ascii="Courier New" w:hAnsi="Courier New" w:cs="Courier New"/>
          <w:noProof/>
          <w:sz w:val="20"/>
          <w:szCs w:val="20"/>
        </w:rPr>
        <w:t>POST /api/orders</w:t>
      </w:r>
      <w:r w:rsidRPr="00624F75">
        <w:rPr>
          <w:noProof/>
        </w:rPr>
        <w:t xml:space="preserve"> (requires Authorization header with JWT token)</w:t>
      </w:r>
    </w:p>
    <w:p w14:paraId="514C61BB" w14:textId="32292568" w:rsidR="00E00A0C" w:rsidRDefault="002166D6" w:rsidP="00DC6D6B">
      <w:pPr>
        <w:pStyle w:val="ListParagraph"/>
        <w:numPr>
          <w:ilvl w:val="0"/>
          <w:numId w:val="32"/>
        </w:numPr>
        <w:spacing w:before="100" w:beforeAutospacing="1" w:after="100" w:afterAutospacing="1"/>
        <w:rPr>
          <w:noProof/>
        </w:rPr>
      </w:pPr>
      <w:r>
        <w:rPr>
          <w:noProof/>
        </w:rPr>
        <w:t>Create a new POST request.</w:t>
      </w:r>
    </w:p>
    <w:p w14:paraId="7962014D" w14:textId="3D487839" w:rsidR="002166D6" w:rsidRDefault="002166D6" w:rsidP="00DC6D6B">
      <w:pPr>
        <w:pStyle w:val="ListParagraph"/>
        <w:numPr>
          <w:ilvl w:val="0"/>
          <w:numId w:val="32"/>
        </w:numPr>
        <w:spacing w:before="100" w:beforeAutospacing="1" w:after="100" w:afterAutospacing="1"/>
        <w:rPr>
          <w:noProof/>
        </w:rPr>
      </w:pPr>
      <w:r>
        <w:rPr>
          <w:noProof/>
        </w:rPr>
        <w:t>Add the URL to the orders api endpoint.</w:t>
      </w:r>
    </w:p>
    <w:p w14:paraId="4CFEDF88" w14:textId="049F3D1A" w:rsidR="002166D6" w:rsidRDefault="002166D6" w:rsidP="00DC6D6B">
      <w:pPr>
        <w:pStyle w:val="ListParagraph"/>
        <w:numPr>
          <w:ilvl w:val="0"/>
          <w:numId w:val="32"/>
        </w:numPr>
        <w:spacing w:before="100" w:beforeAutospacing="1" w:after="100" w:afterAutospacing="1"/>
        <w:rPr>
          <w:noProof/>
        </w:rPr>
      </w:pPr>
      <w:r>
        <w:rPr>
          <w:noProof/>
        </w:rPr>
        <w:t>Add the Authorization and token to the request headers</w:t>
      </w:r>
      <w:r w:rsidR="00FB5D69">
        <w:rPr>
          <w:noProof/>
        </w:rPr>
        <w:t>, shown in Figure 40</w:t>
      </w:r>
      <w:r>
        <w:rPr>
          <w:noProof/>
        </w:rPr>
        <w:t>.</w:t>
      </w:r>
    </w:p>
    <w:p w14:paraId="5E8BEE28" w14:textId="77777777" w:rsidR="002166D6" w:rsidRDefault="002166D6" w:rsidP="002166D6">
      <w:pPr>
        <w:pStyle w:val="ListParagraph"/>
        <w:keepNext/>
        <w:spacing w:before="100" w:beforeAutospacing="1" w:after="100" w:afterAutospacing="1"/>
        <w:rPr>
          <w:noProof/>
        </w:rPr>
      </w:pPr>
      <w:r w:rsidRPr="002166D6">
        <w:rPr>
          <w:noProof/>
        </w:rPr>
        <w:drawing>
          <wp:inline distT="0" distB="0" distL="0" distR="0" wp14:anchorId="0F3BC11A" wp14:editId="13D130E6">
            <wp:extent cx="5943600" cy="1118235"/>
            <wp:effectExtent l="0" t="0" r="0" b="0"/>
            <wp:docPr id="15646510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51063" name="Picture 1" descr="A screenshot of a computer&#10;&#10;Description automatically generated"/>
                    <pic:cNvPicPr/>
                  </pic:nvPicPr>
                  <pic:blipFill>
                    <a:blip r:embed="rId64"/>
                    <a:stretch>
                      <a:fillRect/>
                    </a:stretch>
                  </pic:blipFill>
                  <pic:spPr>
                    <a:xfrm>
                      <a:off x="0" y="0"/>
                      <a:ext cx="5943600" cy="1118235"/>
                    </a:xfrm>
                    <a:prstGeom prst="rect">
                      <a:avLst/>
                    </a:prstGeom>
                  </pic:spPr>
                </pic:pic>
              </a:graphicData>
            </a:graphic>
          </wp:inline>
        </w:drawing>
      </w:r>
    </w:p>
    <w:p w14:paraId="7F2A46D4" w14:textId="54145E0F" w:rsidR="002166D6" w:rsidRPr="00FB5D69" w:rsidRDefault="002166D6" w:rsidP="002166D6">
      <w:pPr>
        <w:pStyle w:val="Caption"/>
        <w:rPr>
          <w:i w:val="0"/>
          <w:iCs w:val="0"/>
        </w:rPr>
      </w:pPr>
      <w:r>
        <w:rPr>
          <w:noProof/>
        </w:rPr>
        <w:t xml:space="preserve">Figure </w:t>
      </w:r>
      <w:r>
        <w:rPr>
          <w:noProof/>
        </w:rPr>
        <w:fldChar w:fldCharType="begin"/>
      </w:r>
      <w:r>
        <w:rPr>
          <w:noProof/>
        </w:rPr>
        <w:instrText xml:space="preserve"> SEQ Figure \* ARABIC </w:instrText>
      </w:r>
      <w:r>
        <w:rPr>
          <w:noProof/>
        </w:rPr>
        <w:fldChar w:fldCharType="separate"/>
      </w:r>
      <w:r w:rsidR="00125AD6">
        <w:rPr>
          <w:noProof/>
        </w:rPr>
        <w:t>41</w:t>
      </w:r>
      <w:r>
        <w:rPr>
          <w:noProof/>
        </w:rPr>
        <w:fldChar w:fldCharType="end"/>
      </w:r>
      <w:r>
        <w:rPr>
          <w:noProof/>
        </w:rPr>
        <w:t xml:space="preserve"> </w:t>
      </w:r>
      <w:r w:rsidRPr="00FB5D69">
        <w:rPr>
          <w:i w:val="0"/>
          <w:iCs w:val="0"/>
          <w:noProof/>
        </w:rPr>
        <w:t>Authorization and jwt provided in the Headers of the request</w:t>
      </w:r>
      <w:r w:rsidRPr="00FB5D69">
        <w:rPr>
          <w:i w:val="0"/>
          <w:iCs w:val="0"/>
        </w:rPr>
        <w:t>.</w:t>
      </w:r>
    </w:p>
    <w:p w14:paraId="45CFF1F0" w14:textId="7FF18370" w:rsidR="002166D6" w:rsidRDefault="002166D6" w:rsidP="00DC6D6B">
      <w:pPr>
        <w:pStyle w:val="ListParagraph"/>
        <w:numPr>
          <w:ilvl w:val="0"/>
          <w:numId w:val="32"/>
        </w:numPr>
        <w:spacing w:before="100" w:beforeAutospacing="1" w:after="100" w:afterAutospacing="1"/>
      </w:pPr>
      <w:r>
        <w:t>Add a properly formatted JSON object for a new order</w:t>
      </w:r>
      <w:r w:rsidR="00FB5D69">
        <w:t>, shown in Figure 41</w:t>
      </w:r>
      <w:r>
        <w:t>. Null values should be handled properly in the controller’s create method.</w:t>
      </w:r>
    </w:p>
    <w:p w14:paraId="6F95DAFB" w14:textId="77777777" w:rsidR="001161CB" w:rsidRDefault="002166D6" w:rsidP="001161CB">
      <w:pPr>
        <w:keepNext/>
        <w:spacing w:before="100" w:beforeAutospacing="1" w:after="100" w:afterAutospacing="1"/>
      </w:pPr>
      <w:r w:rsidRPr="002166D6">
        <w:rPr>
          <w:noProof/>
        </w:rPr>
        <w:lastRenderedPageBreak/>
        <w:drawing>
          <wp:inline distT="0" distB="0" distL="0" distR="0" wp14:anchorId="7C9951F2" wp14:editId="59C0EFC4">
            <wp:extent cx="5943600" cy="2197100"/>
            <wp:effectExtent l="0" t="0" r="0" b="0"/>
            <wp:docPr id="33688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8109" name="Picture 1" descr="A screenshot of a computer&#10;&#10;Description automatically generated"/>
                    <pic:cNvPicPr/>
                  </pic:nvPicPr>
                  <pic:blipFill>
                    <a:blip r:embed="rId65"/>
                    <a:stretch>
                      <a:fillRect/>
                    </a:stretch>
                  </pic:blipFill>
                  <pic:spPr>
                    <a:xfrm>
                      <a:off x="0" y="0"/>
                      <a:ext cx="5943600" cy="2197100"/>
                    </a:xfrm>
                    <a:prstGeom prst="rect">
                      <a:avLst/>
                    </a:prstGeom>
                  </pic:spPr>
                </pic:pic>
              </a:graphicData>
            </a:graphic>
          </wp:inline>
        </w:drawing>
      </w:r>
    </w:p>
    <w:p w14:paraId="0730CC5D" w14:textId="1C11184A" w:rsidR="002166D6" w:rsidRDefault="001161CB" w:rsidP="001161CB">
      <w:pPr>
        <w:pStyle w:val="Caption"/>
      </w:pPr>
      <w:r>
        <w:t xml:space="preserve">Figure </w:t>
      </w:r>
      <w:fldSimple w:instr=" SEQ Figure \* ARABIC ">
        <w:r w:rsidR="00125AD6">
          <w:rPr>
            <w:noProof/>
          </w:rPr>
          <w:t>42</w:t>
        </w:r>
      </w:fldSimple>
      <w:r>
        <w:t xml:space="preserve"> Success in creating a new order.</w:t>
      </w:r>
    </w:p>
    <w:p w14:paraId="7BFEDB73" w14:textId="5CA15F30" w:rsidR="002166D6" w:rsidRDefault="002166D6" w:rsidP="00DC6D6B">
      <w:pPr>
        <w:pStyle w:val="ListParagraph"/>
        <w:numPr>
          <w:ilvl w:val="0"/>
          <w:numId w:val="32"/>
        </w:numPr>
        <w:spacing w:before="100" w:beforeAutospacing="1" w:after="100" w:afterAutospacing="1"/>
      </w:pPr>
      <w:r>
        <w:t>Send the request. You should get a 200 OK response and a copy of the new order including the dat</w:t>
      </w:r>
      <w:r w:rsidR="001161CB">
        <w:t xml:space="preserve">e, your user id </w:t>
      </w:r>
      <w:r w:rsidR="006C1DB8">
        <w:t>number,</w:t>
      </w:r>
      <w:r w:rsidR="001161CB">
        <w:t xml:space="preserve"> and a new </w:t>
      </w:r>
      <w:r>
        <w:t>id number</w:t>
      </w:r>
      <w:r w:rsidR="001161CB">
        <w:t xml:space="preserve"> for the order</w:t>
      </w:r>
      <w:r w:rsidR="007970D7">
        <w:t>, seen in Figure 42</w:t>
      </w:r>
      <w:r w:rsidR="001161CB">
        <w:t>.</w:t>
      </w:r>
    </w:p>
    <w:p w14:paraId="05283E49" w14:textId="77777777" w:rsidR="00550A1B" w:rsidRDefault="00550A1B" w:rsidP="00550A1B">
      <w:pPr>
        <w:keepNext/>
        <w:spacing w:before="100" w:beforeAutospacing="1" w:after="100" w:afterAutospacing="1"/>
      </w:pPr>
      <w:r w:rsidRPr="00550A1B">
        <w:rPr>
          <w:noProof/>
        </w:rPr>
        <w:drawing>
          <wp:inline distT="0" distB="0" distL="0" distR="0" wp14:anchorId="61276CBB" wp14:editId="67140850">
            <wp:extent cx="4511444" cy="1109545"/>
            <wp:effectExtent l="0" t="0" r="0" b="0"/>
            <wp:docPr id="86722242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22423" name="Picture 1" descr="A screenshot of a phone&#10;&#10;Description automatically generated"/>
                    <pic:cNvPicPr/>
                  </pic:nvPicPr>
                  <pic:blipFill>
                    <a:blip r:embed="rId66"/>
                    <a:stretch>
                      <a:fillRect/>
                    </a:stretch>
                  </pic:blipFill>
                  <pic:spPr>
                    <a:xfrm>
                      <a:off x="0" y="0"/>
                      <a:ext cx="4545072" cy="1117815"/>
                    </a:xfrm>
                    <a:prstGeom prst="rect">
                      <a:avLst/>
                    </a:prstGeom>
                  </pic:spPr>
                </pic:pic>
              </a:graphicData>
            </a:graphic>
          </wp:inline>
        </w:drawing>
      </w:r>
    </w:p>
    <w:p w14:paraId="6FBF9C2A" w14:textId="16D69B41" w:rsidR="00550A1B" w:rsidRPr="00624F75" w:rsidRDefault="00550A1B" w:rsidP="00550A1B">
      <w:pPr>
        <w:pStyle w:val="Caption"/>
      </w:pPr>
      <w:r>
        <w:t xml:space="preserve">Figure </w:t>
      </w:r>
      <w:fldSimple w:instr=" SEQ Figure \* ARABIC ">
        <w:r w:rsidR="00125AD6">
          <w:rPr>
            <w:noProof/>
          </w:rPr>
          <w:t>43</w:t>
        </w:r>
      </w:fldSimple>
      <w:r>
        <w:t xml:space="preserve"> New orders appear in the database and are visible using the </w:t>
      </w:r>
      <w:proofErr w:type="spellStart"/>
      <w:r>
        <w:t>mySQL</w:t>
      </w:r>
      <w:proofErr w:type="spellEnd"/>
      <w:r>
        <w:t xml:space="preserve"> admin tools.</w:t>
      </w:r>
    </w:p>
    <w:p w14:paraId="0FECDDC3" w14:textId="53B99008" w:rsidR="00624F75" w:rsidRDefault="00624F75" w:rsidP="00DC6D6B">
      <w:pPr>
        <w:numPr>
          <w:ilvl w:val="0"/>
          <w:numId w:val="31"/>
        </w:numPr>
        <w:spacing w:before="100" w:beforeAutospacing="1" w:after="100" w:afterAutospacing="1"/>
        <w:rPr>
          <w:noProof/>
        </w:rPr>
      </w:pPr>
      <w:r w:rsidRPr="00624F75">
        <w:rPr>
          <w:b/>
          <w:bCs/>
        </w:rPr>
        <w:t xml:space="preserve">Get Orders by Customer </w:t>
      </w:r>
      <w:r w:rsidRPr="00624F75">
        <w:rPr>
          <w:b/>
          <w:bCs/>
          <w:noProof/>
        </w:rPr>
        <w:t>ID</w:t>
      </w:r>
      <w:r w:rsidRPr="00624F75">
        <w:rPr>
          <w:noProof/>
        </w:rPr>
        <w:t xml:space="preserve">: </w:t>
      </w:r>
      <w:r w:rsidRPr="00624F75">
        <w:rPr>
          <w:rFonts w:ascii="Courier New" w:hAnsi="Courier New" w:cs="Courier New"/>
          <w:noProof/>
          <w:sz w:val="20"/>
          <w:szCs w:val="20"/>
        </w:rPr>
        <w:t>GET /api/orders/{customerid}</w:t>
      </w:r>
      <w:r w:rsidRPr="00624F75">
        <w:rPr>
          <w:noProof/>
        </w:rPr>
        <w:t xml:space="preserve"> (requires Authorization header with JWT token)</w:t>
      </w:r>
      <w:r w:rsidR="007970D7">
        <w:rPr>
          <w:noProof/>
        </w:rPr>
        <w:t>. An example is shown in Figure 43.</w:t>
      </w:r>
    </w:p>
    <w:p w14:paraId="3AD52BFA" w14:textId="6B213685" w:rsidR="001161CB" w:rsidRDefault="001161CB" w:rsidP="001161CB">
      <w:pPr>
        <w:keepNext/>
        <w:spacing w:before="100" w:beforeAutospacing="1" w:after="100" w:afterAutospacing="1"/>
      </w:pPr>
      <w:r>
        <w:rPr>
          <w:noProof/>
          <w14:ligatures w14:val="standardContextual"/>
        </w:rPr>
        <w:lastRenderedPageBreak/>
        <mc:AlternateContent>
          <mc:Choice Requires="wpg">
            <w:drawing>
              <wp:inline distT="0" distB="0" distL="0" distR="0" wp14:anchorId="74357849" wp14:editId="64A0B391">
                <wp:extent cx="5943600" cy="2793365"/>
                <wp:effectExtent l="0" t="0" r="0" b="635"/>
                <wp:docPr id="1997890092" name="Group 40"/>
                <wp:cNvGraphicFramePr/>
                <a:graphic xmlns:a="http://schemas.openxmlformats.org/drawingml/2006/main">
                  <a:graphicData uri="http://schemas.microsoft.com/office/word/2010/wordprocessingGroup">
                    <wpg:wgp>
                      <wpg:cNvGrpSpPr/>
                      <wpg:grpSpPr>
                        <a:xfrm>
                          <a:off x="0" y="0"/>
                          <a:ext cx="5943600" cy="2793365"/>
                          <a:chOff x="0" y="0"/>
                          <a:chExt cx="5943600" cy="2793365"/>
                        </a:xfrm>
                      </wpg:grpSpPr>
                      <pic:pic xmlns:pic="http://schemas.openxmlformats.org/drawingml/2006/picture">
                        <pic:nvPicPr>
                          <pic:cNvPr id="778173122" name="Picture 1" descr="A screenshot of a computer&#10;&#10;Description automatically generated"/>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5943600" cy="2793365"/>
                          </a:xfrm>
                          <a:prstGeom prst="rect">
                            <a:avLst/>
                          </a:prstGeom>
                        </pic:spPr>
                      </pic:pic>
                      <wps:wsp>
                        <wps:cNvPr id="797211106" name="Rounded Rectangle 39"/>
                        <wps:cNvSpPr/>
                        <wps:spPr>
                          <a:xfrm>
                            <a:off x="1314072" y="205891"/>
                            <a:ext cx="375449" cy="23617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0819846" name="Rounded Rectangle 39"/>
                        <wps:cNvSpPr/>
                        <wps:spPr>
                          <a:xfrm>
                            <a:off x="884122" y="1877245"/>
                            <a:ext cx="375449" cy="23617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943585" name="Rounded Rectangle 39"/>
                        <wps:cNvSpPr/>
                        <wps:spPr>
                          <a:xfrm>
                            <a:off x="884122" y="2379862"/>
                            <a:ext cx="375449" cy="23617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CC003C4" id="Group 40" o:spid="_x0000_s1026" style="width:468pt;height:219.95pt;mso-position-horizontal-relative:char;mso-position-vertical-relative:line" coordsize="59436,27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">
                <v:shape id="Picture 1" o:spid="_x0000_s1027" type="#_x0000_t75" alt="A screenshot of a computer&#10;&#10;Description automatically generated" style="position:absolute;width:59436;height:27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">
                  <v:imagedata r:id="rId68" o:title="A screenshot of a computer&#10;&#10;Description automatically generated"/>
                </v:shape>
                <v:roundrect id="Rounded Rectangle 39" o:spid="_x0000_s1028" style="position:absolute;left:13140;top:2058;width:3755;height:23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" filled="f" strokecolor="red" strokeweight="1pt">
                  <v:stroke joinstyle="miter"/>
                </v:roundrect>
                <v:roundrect id="Rounded Rectangle 39" o:spid="_x0000_s1029" style="position:absolute;left:8841;top:18772;width:3754;height:23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" filled="f" strokecolor="red" strokeweight="1pt">
                  <v:stroke joinstyle="miter"/>
                </v:roundrect>
                <v:roundrect id="Rounded Rectangle 39" o:spid="_x0000_s1030" style="position:absolute;left:8841;top:23798;width:3754;height:23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" filled="f" strokecolor="red" strokeweight="1pt">
                  <v:stroke joinstyle="miter"/>
                </v:roundrect>
                <w10:anchorlock/>
              </v:group>
            </w:pict>
          </mc:Fallback>
        </mc:AlternateContent>
      </w:r>
    </w:p>
    <w:p w14:paraId="090B8254" w14:textId="5180187E" w:rsidR="001161CB" w:rsidRPr="007970D7" w:rsidRDefault="001161CB" w:rsidP="001161CB">
      <w:pPr>
        <w:pStyle w:val="Caption"/>
        <w:rPr>
          <w:i w:val="0"/>
          <w:iCs w:val="0"/>
        </w:rPr>
      </w:pPr>
      <w:r>
        <w:t xml:space="preserve">Figure </w:t>
      </w:r>
      <w:fldSimple w:instr=" SEQ Figure \* ARABIC ">
        <w:r w:rsidR="00125AD6">
          <w:rPr>
            <w:noProof/>
          </w:rPr>
          <w:t>44</w:t>
        </w:r>
      </w:fldSimple>
      <w:r>
        <w:t xml:space="preserve"> </w:t>
      </w:r>
      <w:r w:rsidRPr="007970D7">
        <w:rPr>
          <w:i w:val="0"/>
          <w:iCs w:val="0"/>
        </w:rPr>
        <w:t>All orders for customer 5 are shown.</w:t>
      </w:r>
    </w:p>
    <w:p w14:paraId="0D044295" w14:textId="6513ED61" w:rsidR="00624F75" w:rsidRDefault="00624F75" w:rsidP="00DC6D6B">
      <w:pPr>
        <w:numPr>
          <w:ilvl w:val="0"/>
          <w:numId w:val="31"/>
        </w:numPr>
        <w:spacing w:before="100" w:beforeAutospacing="1" w:after="100" w:afterAutospacing="1"/>
      </w:pPr>
      <w:r w:rsidRPr="00624F75">
        <w:rPr>
          <w:b/>
          <w:bCs/>
        </w:rPr>
        <w:t>Update Order</w:t>
      </w:r>
      <w:r w:rsidRPr="00624F75">
        <w:t xml:space="preserve">: </w:t>
      </w:r>
      <w:r w:rsidRPr="00624F75">
        <w:rPr>
          <w:rFonts w:ascii="Courier New" w:hAnsi="Courier New" w:cs="Courier New"/>
          <w:sz w:val="20"/>
          <w:szCs w:val="20"/>
        </w:rPr>
        <w:t>PUT /</w:t>
      </w:r>
      <w:proofErr w:type="spellStart"/>
      <w:r w:rsidRPr="00624F75">
        <w:rPr>
          <w:rFonts w:ascii="Courier New" w:hAnsi="Courier New" w:cs="Courier New"/>
          <w:sz w:val="20"/>
          <w:szCs w:val="20"/>
        </w:rPr>
        <w:t>api</w:t>
      </w:r>
      <w:proofErr w:type="spellEnd"/>
      <w:r w:rsidRPr="00624F75">
        <w:rPr>
          <w:rFonts w:ascii="Courier New" w:hAnsi="Courier New" w:cs="Courier New"/>
          <w:sz w:val="20"/>
          <w:szCs w:val="20"/>
        </w:rPr>
        <w:t>/orders/{id}</w:t>
      </w:r>
      <w:r w:rsidRPr="00624F75">
        <w:t xml:space="preserve"> (requires Authorization header with JWT token)</w:t>
      </w:r>
      <w:r w:rsidR="00410E3F">
        <w:t xml:space="preserve">, shown in Figure 44 and Figure 45. </w:t>
      </w:r>
    </w:p>
    <w:p w14:paraId="40B03C9B" w14:textId="77777777" w:rsidR="00550A1B" w:rsidRDefault="00550A1B" w:rsidP="00550A1B">
      <w:pPr>
        <w:keepNext/>
        <w:spacing w:before="100" w:beforeAutospacing="1" w:after="100" w:afterAutospacing="1"/>
      </w:pPr>
      <w:r w:rsidRPr="00550A1B">
        <w:rPr>
          <w:noProof/>
        </w:rPr>
        <w:drawing>
          <wp:inline distT="0" distB="0" distL="0" distR="0" wp14:anchorId="46743D9F" wp14:editId="6C564F00">
            <wp:extent cx="5943600" cy="2150110"/>
            <wp:effectExtent l="0" t="0" r="0" b="0"/>
            <wp:docPr id="21052027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02703" name="Picture 1" descr="A screenshot of a computer&#10;&#10;Description automatically generated"/>
                    <pic:cNvPicPr/>
                  </pic:nvPicPr>
                  <pic:blipFill>
                    <a:blip r:embed="rId69"/>
                    <a:stretch>
                      <a:fillRect/>
                    </a:stretch>
                  </pic:blipFill>
                  <pic:spPr>
                    <a:xfrm>
                      <a:off x="0" y="0"/>
                      <a:ext cx="5943600" cy="2150110"/>
                    </a:xfrm>
                    <a:prstGeom prst="rect">
                      <a:avLst/>
                    </a:prstGeom>
                  </pic:spPr>
                </pic:pic>
              </a:graphicData>
            </a:graphic>
          </wp:inline>
        </w:drawing>
      </w:r>
    </w:p>
    <w:p w14:paraId="510C4E4C" w14:textId="566F87AD" w:rsidR="001161CB" w:rsidRPr="00410E3F" w:rsidRDefault="00550A1B" w:rsidP="00550A1B">
      <w:pPr>
        <w:pStyle w:val="Caption"/>
        <w:rPr>
          <w:i w:val="0"/>
          <w:iCs w:val="0"/>
        </w:rPr>
      </w:pPr>
      <w:r>
        <w:t xml:space="preserve">Figure </w:t>
      </w:r>
      <w:fldSimple w:instr=" SEQ Figure \* ARABIC ">
        <w:r w:rsidR="00125AD6">
          <w:rPr>
            <w:noProof/>
          </w:rPr>
          <w:t>45</w:t>
        </w:r>
      </w:fldSimple>
      <w:r>
        <w:t xml:space="preserve"> </w:t>
      </w:r>
      <w:r w:rsidRPr="00410E3F">
        <w:rPr>
          <w:i w:val="0"/>
          <w:iCs w:val="0"/>
        </w:rPr>
        <w:t>Updating order 21 with new description.</w:t>
      </w:r>
    </w:p>
    <w:p w14:paraId="20C02AB0" w14:textId="77777777" w:rsidR="00550A1B" w:rsidRDefault="00550A1B" w:rsidP="00550A1B"/>
    <w:p w14:paraId="50773A01" w14:textId="77777777" w:rsidR="00550A1B" w:rsidRDefault="00550A1B" w:rsidP="00550A1B">
      <w:pPr>
        <w:keepNext/>
      </w:pPr>
      <w:r w:rsidRPr="00550A1B">
        <w:rPr>
          <w:noProof/>
        </w:rPr>
        <w:drawing>
          <wp:inline distT="0" distB="0" distL="0" distR="0" wp14:anchorId="65511D0B" wp14:editId="538A05EF">
            <wp:extent cx="3530432" cy="1444611"/>
            <wp:effectExtent l="0" t="0" r="635" b="3810"/>
            <wp:docPr id="156245295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52950" name="Picture 1" descr="A screenshot of a computer screen&#10;&#10;Description automatically generated"/>
                    <pic:cNvPicPr/>
                  </pic:nvPicPr>
                  <pic:blipFill>
                    <a:blip r:embed="rId70"/>
                    <a:stretch>
                      <a:fillRect/>
                    </a:stretch>
                  </pic:blipFill>
                  <pic:spPr>
                    <a:xfrm>
                      <a:off x="0" y="0"/>
                      <a:ext cx="3555996" cy="1455071"/>
                    </a:xfrm>
                    <a:prstGeom prst="rect">
                      <a:avLst/>
                    </a:prstGeom>
                  </pic:spPr>
                </pic:pic>
              </a:graphicData>
            </a:graphic>
          </wp:inline>
        </w:drawing>
      </w:r>
    </w:p>
    <w:p w14:paraId="3450AF29" w14:textId="44858097" w:rsidR="00550A1B" w:rsidRPr="00550A1B" w:rsidRDefault="00550A1B" w:rsidP="00550A1B">
      <w:pPr>
        <w:pStyle w:val="Caption"/>
      </w:pPr>
      <w:r>
        <w:t xml:space="preserve">Figure </w:t>
      </w:r>
      <w:fldSimple w:instr=" SEQ Figure \* ARABIC ">
        <w:r w:rsidR="00125AD6">
          <w:rPr>
            <w:noProof/>
          </w:rPr>
          <w:t>46</w:t>
        </w:r>
      </w:fldSimple>
      <w:r>
        <w:t xml:space="preserve"> </w:t>
      </w:r>
      <w:r w:rsidRPr="00410E3F">
        <w:rPr>
          <w:i w:val="0"/>
          <w:iCs w:val="0"/>
        </w:rPr>
        <w:t>Changes are visible for order 21 in the MySQL admin tools.</w:t>
      </w:r>
    </w:p>
    <w:p w14:paraId="15BC6573" w14:textId="77777777" w:rsidR="00550A1B" w:rsidRPr="00624F75" w:rsidRDefault="00550A1B" w:rsidP="001161CB">
      <w:pPr>
        <w:spacing w:before="100" w:beforeAutospacing="1" w:after="100" w:afterAutospacing="1"/>
      </w:pPr>
    </w:p>
    <w:p w14:paraId="777AFF34" w14:textId="64B543E9" w:rsidR="00624F75" w:rsidRDefault="00624F75" w:rsidP="00DC6D6B">
      <w:pPr>
        <w:numPr>
          <w:ilvl w:val="0"/>
          <w:numId w:val="31"/>
        </w:numPr>
        <w:spacing w:before="100" w:beforeAutospacing="1" w:after="100" w:afterAutospacing="1"/>
      </w:pPr>
      <w:r w:rsidRPr="00624F75">
        <w:rPr>
          <w:b/>
          <w:bCs/>
        </w:rPr>
        <w:t>Delete Order</w:t>
      </w:r>
      <w:r w:rsidRPr="00624F75">
        <w:t xml:space="preserve">: </w:t>
      </w:r>
      <w:r w:rsidRPr="00624F75">
        <w:rPr>
          <w:rFonts w:ascii="Courier New" w:hAnsi="Courier New" w:cs="Courier New"/>
          <w:sz w:val="20"/>
          <w:szCs w:val="20"/>
        </w:rPr>
        <w:t>DELETE /</w:t>
      </w:r>
      <w:proofErr w:type="spellStart"/>
      <w:r w:rsidRPr="00624F75">
        <w:rPr>
          <w:rFonts w:ascii="Courier New" w:hAnsi="Courier New" w:cs="Courier New"/>
          <w:sz w:val="20"/>
          <w:szCs w:val="20"/>
        </w:rPr>
        <w:t>api</w:t>
      </w:r>
      <w:proofErr w:type="spellEnd"/>
      <w:r w:rsidRPr="00624F75">
        <w:rPr>
          <w:rFonts w:ascii="Courier New" w:hAnsi="Courier New" w:cs="Courier New"/>
          <w:sz w:val="20"/>
          <w:szCs w:val="20"/>
        </w:rPr>
        <w:t>/orders/{id}</w:t>
      </w:r>
      <w:r w:rsidRPr="00624F75">
        <w:t xml:space="preserve"> (requires Authorization header with JWT token)</w:t>
      </w:r>
      <w:r w:rsidR="00410E3F">
        <w:t xml:space="preserve">, shown in Figure 46. </w:t>
      </w:r>
    </w:p>
    <w:p w14:paraId="5629712D" w14:textId="77777777" w:rsidR="00550A1B" w:rsidRDefault="00550A1B" w:rsidP="00550A1B">
      <w:pPr>
        <w:keepNext/>
        <w:spacing w:before="100" w:beforeAutospacing="1" w:after="100" w:afterAutospacing="1"/>
      </w:pPr>
      <w:r w:rsidRPr="00550A1B">
        <w:rPr>
          <w:noProof/>
        </w:rPr>
        <w:drawing>
          <wp:inline distT="0" distB="0" distL="0" distR="0" wp14:anchorId="65FDFBFE" wp14:editId="1D6DC510">
            <wp:extent cx="5943600" cy="1615440"/>
            <wp:effectExtent l="0" t="0" r="0" b="0"/>
            <wp:docPr id="21205435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43563" name="Picture 1" descr="A screenshot of a computer&#10;&#10;Description automatically generated"/>
                    <pic:cNvPicPr/>
                  </pic:nvPicPr>
                  <pic:blipFill>
                    <a:blip r:embed="rId71"/>
                    <a:stretch>
                      <a:fillRect/>
                    </a:stretch>
                  </pic:blipFill>
                  <pic:spPr>
                    <a:xfrm>
                      <a:off x="0" y="0"/>
                      <a:ext cx="5943600" cy="1615440"/>
                    </a:xfrm>
                    <a:prstGeom prst="rect">
                      <a:avLst/>
                    </a:prstGeom>
                  </pic:spPr>
                </pic:pic>
              </a:graphicData>
            </a:graphic>
          </wp:inline>
        </w:drawing>
      </w:r>
    </w:p>
    <w:p w14:paraId="54398E7A" w14:textId="7C703526" w:rsidR="00550A1B" w:rsidRPr="00410E3F" w:rsidRDefault="00550A1B" w:rsidP="00550A1B">
      <w:pPr>
        <w:pStyle w:val="Caption"/>
        <w:rPr>
          <w:i w:val="0"/>
          <w:iCs w:val="0"/>
        </w:rPr>
      </w:pPr>
      <w:r>
        <w:t xml:space="preserve">Figure </w:t>
      </w:r>
      <w:fldSimple w:instr=" SEQ Figure \* ARABIC ">
        <w:r w:rsidR="00125AD6">
          <w:rPr>
            <w:noProof/>
          </w:rPr>
          <w:t>47</w:t>
        </w:r>
      </w:fldSimple>
      <w:r>
        <w:t xml:space="preserve"> </w:t>
      </w:r>
      <w:r w:rsidRPr="00410E3F">
        <w:rPr>
          <w:i w:val="0"/>
          <w:iCs w:val="0"/>
        </w:rPr>
        <w:t>Success in deleting order number 20.</w:t>
      </w:r>
    </w:p>
    <w:p w14:paraId="4106A1C4" w14:textId="4C69E1EB" w:rsidR="00B24557" w:rsidRDefault="00B24557" w:rsidP="00B24557">
      <w:pPr>
        <w:pStyle w:val="Heading1"/>
      </w:pPr>
      <w:bookmarkStart w:id="26" w:name="_Toc178064216"/>
      <w:r>
        <w:t>Why JWT is Popular</w:t>
      </w:r>
      <w:bookmarkEnd w:id="26"/>
    </w:p>
    <w:p w14:paraId="1B355DD5" w14:textId="77777777" w:rsidR="00A71333" w:rsidRDefault="00A71333" w:rsidP="00B24557"/>
    <w:p w14:paraId="7CD754F2" w14:textId="124C7BC8" w:rsidR="00B24557" w:rsidRPr="00B24557" w:rsidRDefault="00B24557" w:rsidP="00B24557">
      <w:r>
        <w:t>JWT (JSON Web Token) is one of the most common ways to enforce security on a REST API, but it is not the only method. Here are some reasons why JWT is popular and some alternative methods:</w:t>
      </w:r>
    </w:p>
    <w:p w14:paraId="3678A46F" w14:textId="6BC594C8" w:rsidR="00B24557" w:rsidRDefault="00B24557" w:rsidP="00DC6D6B">
      <w:pPr>
        <w:pStyle w:val="NormalWeb"/>
        <w:numPr>
          <w:ilvl w:val="0"/>
          <w:numId w:val="21"/>
        </w:numPr>
      </w:pPr>
      <w:r>
        <w:rPr>
          <w:rStyle w:val="Strong"/>
        </w:rPr>
        <w:t>Stateless Authentication</w:t>
      </w:r>
      <w:r>
        <w:t>:</w:t>
      </w:r>
    </w:p>
    <w:p w14:paraId="77FDF75D" w14:textId="015CF5DE" w:rsidR="00B00AD0" w:rsidRDefault="00B24557" w:rsidP="00DC6D6B">
      <w:pPr>
        <w:numPr>
          <w:ilvl w:val="1"/>
          <w:numId w:val="21"/>
        </w:numPr>
        <w:spacing w:before="100" w:beforeAutospacing="1" w:after="100" w:afterAutospacing="1"/>
      </w:pPr>
      <w:r>
        <w:t xml:space="preserve">JWTs allow for stateless authentication, meaning that </w:t>
      </w:r>
      <w:r w:rsidRPr="00855AC1">
        <w:rPr>
          <w:b/>
          <w:bCs/>
        </w:rPr>
        <w:t>no session data is stored on the server</w:t>
      </w:r>
      <w:r>
        <w:t xml:space="preserve">. This makes it easier to scale the application horizontally because </w:t>
      </w:r>
      <w:r w:rsidR="00855AC1">
        <w:t xml:space="preserve">if an application is spread across multiple servers, </w:t>
      </w:r>
      <w:r>
        <w:t xml:space="preserve">any server can handle any request if it has the correct token. </w:t>
      </w:r>
    </w:p>
    <w:p w14:paraId="4D49140F" w14:textId="10F6BFB4" w:rsidR="00B24557" w:rsidRDefault="00B24557" w:rsidP="00DC6D6B">
      <w:pPr>
        <w:numPr>
          <w:ilvl w:val="1"/>
          <w:numId w:val="21"/>
        </w:numPr>
        <w:spacing w:before="100" w:beforeAutospacing="1" w:after="100" w:afterAutospacing="1"/>
      </w:pPr>
      <w:r>
        <w:t>In contrast, traditional session-based authentication requires storing session data on the server, typically in a database or in-memory store like Redis</w:t>
      </w:r>
      <w:r w:rsidR="006F128C">
        <w:t>, shown in Figure 47</w:t>
      </w:r>
      <w:r>
        <w:t>. This creates a dependency on the server where the session is stored</w:t>
      </w:r>
      <w:r w:rsidR="009142BC">
        <w:t>. This adds complexity to</w:t>
      </w:r>
      <w:r>
        <w:t xml:space="preserve"> horizontal scaling</w:t>
      </w:r>
      <w:r w:rsidR="009142BC">
        <w:t>. S</w:t>
      </w:r>
      <w:r>
        <w:t xml:space="preserve">essions need to be consistently accessed and managed across multiple servers. This often </w:t>
      </w:r>
      <w:r w:rsidR="00B00AD0">
        <w:t>requires</w:t>
      </w:r>
      <w:r>
        <w:t xml:space="preserve"> additional infrastructure for session replication or sticky sessions</w:t>
      </w:r>
      <w:r w:rsidR="009142BC">
        <w:t>.</w:t>
      </w:r>
      <w:r>
        <w:t xml:space="preserve"> By using JWTs, these issues are avoided, simplifying the </w:t>
      </w:r>
      <w:r w:rsidR="00B00AD0">
        <w:t>architecture,</w:t>
      </w:r>
      <w:r>
        <w:t xml:space="preserve"> and improving scalability.</w:t>
      </w:r>
    </w:p>
    <w:p w14:paraId="373CCBAB" w14:textId="77777777" w:rsidR="009142BC" w:rsidRDefault="009142BC" w:rsidP="009142BC">
      <w:pPr>
        <w:keepNext/>
        <w:spacing w:before="100" w:beforeAutospacing="1" w:after="100" w:afterAutospacing="1"/>
      </w:pPr>
      <w:r>
        <w:rPr>
          <w:noProof/>
          <w14:ligatures w14:val="standardContextual"/>
        </w:rPr>
        <w:lastRenderedPageBreak/>
        <mc:AlternateContent>
          <mc:Choice Requires="wpg">
            <w:drawing>
              <wp:inline distT="0" distB="0" distL="0" distR="0" wp14:anchorId="4C91903F" wp14:editId="58D0069D">
                <wp:extent cx="3590618" cy="2094877"/>
                <wp:effectExtent l="0" t="0" r="0" b="635"/>
                <wp:docPr id="848479918" name="Group 46"/>
                <wp:cNvGraphicFramePr/>
                <a:graphic xmlns:a="http://schemas.openxmlformats.org/drawingml/2006/main">
                  <a:graphicData uri="http://schemas.microsoft.com/office/word/2010/wordprocessingGroup">
                    <wpg:wgp>
                      <wpg:cNvGrpSpPr/>
                      <wpg:grpSpPr>
                        <a:xfrm>
                          <a:off x="0" y="0"/>
                          <a:ext cx="3590618" cy="2094877"/>
                          <a:chOff x="0" y="0"/>
                          <a:chExt cx="3590618" cy="2094877"/>
                        </a:xfrm>
                      </wpg:grpSpPr>
                      <pic:pic xmlns:pic="http://schemas.openxmlformats.org/drawingml/2006/picture">
                        <pic:nvPicPr>
                          <pic:cNvPr id="1290281263" name="Picture 43" descr="Laptop - Free computer icons"/>
                          <pic:cNvPicPr>
                            <a:picLocks noChangeAspect="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647952" y="0"/>
                            <a:ext cx="605155" cy="605155"/>
                          </a:xfrm>
                          <a:prstGeom prst="rect">
                            <a:avLst/>
                          </a:prstGeom>
                          <a:noFill/>
                          <a:ln>
                            <a:noFill/>
                          </a:ln>
                        </pic:spPr>
                      </pic:pic>
                      <wps:wsp>
                        <wps:cNvPr id="1140564397" name="Straight Arrow Connector 44"/>
                        <wps:cNvCnPr/>
                        <wps:spPr>
                          <a:xfrm flipH="1">
                            <a:off x="825921" y="647952"/>
                            <a:ext cx="46090" cy="4360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82705138" name="Rectangle 45"/>
                        <wps:cNvSpPr/>
                        <wps:spPr>
                          <a:xfrm>
                            <a:off x="0" y="1211126"/>
                            <a:ext cx="647952" cy="320948"/>
                          </a:xfrm>
                          <a:prstGeom prst="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6E6B48ED" w14:textId="77777777" w:rsidR="009142BC" w:rsidRPr="009142BC" w:rsidRDefault="009142BC" w:rsidP="009142BC">
                              <w:pPr>
                                <w:jc w:val="center"/>
                                <w:rPr>
                                  <w:sz w:val="14"/>
                                  <w:szCs w:val="14"/>
                                </w:rPr>
                              </w:pPr>
                              <w:r w:rsidRPr="009142BC">
                                <w:rPr>
                                  <w:sz w:val="14"/>
                                  <w:szCs w:val="14"/>
                                </w:rPr>
                                <w:t xml:space="preserve">Session </w:t>
                              </w:r>
                              <w:r>
                                <w:rPr>
                                  <w:sz w:val="14"/>
                                  <w:szCs w:val="14"/>
                                </w:rPr>
                                <w:t>for client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7856750" name="Straight Arrow Connector 44"/>
                        <wps:cNvCnPr/>
                        <wps:spPr>
                          <a:xfrm>
                            <a:off x="872011" y="647952"/>
                            <a:ext cx="987067" cy="4364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65839653" name="Straight Arrow Connector 44"/>
                        <wps:cNvCnPr/>
                        <wps:spPr>
                          <a:xfrm>
                            <a:off x="872011" y="647952"/>
                            <a:ext cx="2134694" cy="4360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221796675" name="Picture 42" descr="A computer tower and a blue cylinder&#10;&#10;Description automatically generated"/>
                          <pic:cNvPicPr>
                            <a:picLocks noChangeAspect="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1453351" y="1083957"/>
                            <a:ext cx="1010920" cy="1010920"/>
                          </a:xfrm>
                          <a:prstGeom prst="rect">
                            <a:avLst/>
                          </a:prstGeom>
                          <a:noFill/>
                          <a:ln>
                            <a:noFill/>
                          </a:ln>
                        </pic:spPr>
                      </pic:pic>
                      <pic:pic xmlns:pic="http://schemas.openxmlformats.org/drawingml/2006/picture">
                        <pic:nvPicPr>
                          <pic:cNvPr id="1362866776" name="Picture 42" descr="A computer tower and a blue cylinder&#10;&#10;Description automatically generated"/>
                          <pic:cNvPicPr>
                            <a:picLocks noChangeAspect="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2579698" y="1083957"/>
                            <a:ext cx="1010920" cy="1010920"/>
                          </a:xfrm>
                          <a:prstGeom prst="rect">
                            <a:avLst/>
                          </a:prstGeom>
                          <a:noFill/>
                          <a:ln>
                            <a:noFill/>
                          </a:ln>
                        </pic:spPr>
                      </pic:pic>
                      <pic:pic xmlns:pic="http://schemas.openxmlformats.org/drawingml/2006/picture">
                        <pic:nvPicPr>
                          <pic:cNvPr id="723088961" name="Picture 42" descr="A computer tower and a blue cylinder&#10;&#10;Description automatically generated"/>
                          <pic:cNvPicPr>
                            <a:picLocks noChangeAspect="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442061" y="1083957"/>
                            <a:ext cx="1010920" cy="1010920"/>
                          </a:xfrm>
                          <a:prstGeom prst="rect">
                            <a:avLst/>
                          </a:prstGeom>
                          <a:noFill/>
                          <a:ln>
                            <a:noFill/>
                          </a:ln>
                        </pic:spPr>
                      </pic:pic>
                    </wpg:wgp>
                  </a:graphicData>
                </a:graphic>
              </wp:inline>
            </w:drawing>
          </mc:Choice>
          <mc:Fallback>
            <w:pict>
              <v:group w14:anchorId="4C91903F" id="Group 46" o:spid="_x0000_s1099" style="width:282.75pt;height:164.95pt;mso-position-horizontal-relative:char;mso-position-vertical-relative:line" coordsize="35906,2094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100" type="#_x0000_t75" alt="Laptop - Free computer icons" style="position:absolute;left:6479;width:6052;height:60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">
                  <v:imagedata r:id="rId74" o:title="Laptop - Free computer icons"/>
                </v:shape>
                <v:shapetype id="_x0000_t32" coordsize="21600,21600" o:spt="32" o:oned="t" path="m,l21600,21600e" filled="f">
                  <v:path arrowok="t" fillok="f" o:connecttype="none"/>
                  <o:lock v:ext="edit" shapetype="t"/>
                </v:shapetype>
                <v:shape id="Straight Arrow Connector 44" o:spid="_x0000_s1101" type="#_x0000_t32" style="position:absolute;left:8259;top:6479;width:461;height:436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" strokecolor="#4472c4 [3204]" strokeweight=".5pt">
                  <v:stroke endarrow="block" joinstyle="miter"/>
                </v:shape>
                <v:rect id="Rectangle 45" o:spid="_x0000_s1102" style="position:absolute;top:12111;width:6479;height:32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" fillcolor="#70ad47 [3209]" strokecolor="#10190a [489]" strokeweight="1pt">
                  <v:textbox>
                    <w:txbxContent>
                      <w:p w14:paraId="6E6B48ED" w14:textId="77777777" w:rsidR="009142BC" w:rsidRPr="009142BC" w:rsidRDefault="009142BC" w:rsidP="009142BC">
                        <w:pPr>
                          <w:jc w:val="center"/>
                          <w:rPr>
                            <w:sz w:val="14"/>
                            <w:szCs w:val="14"/>
                          </w:rPr>
                        </w:pPr>
                        <w:r w:rsidRPr="009142BC">
                          <w:rPr>
                            <w:sz w:val="14"/>
                            <w:szCs w:val="14"/>
                          </w:rPr>
                          <w:t xml:space="preserve">Session </w:t>
                        </w:r>
                        <w:r>
                          <w:rPr>
                            <w:sz w:val="14"/>
                            <w:szCs w:val="14"/>
                          </w:rPr>
                          <w:t>for client 1</w:t>
                        </w:r>
                      </w:p>
                    </w:txbxContent>
                  </v:textbox>
                </v:rect>
                <v:shape id="Straight Arrow Connector 44" o:spid="_x0000_s1103" type="#_x0000_t32" style="position:absolute;left:8720;top:6479;width:9870;height:436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" strokecolor="#4472c4 [3204]" strokeweight=".5pt">
                  <v:stroke endarrow="block" joinstyle="miter"/>
                </v:shape>
                <v:shape id="Straight Arrow Connector 44" o:spid="_x0000_s1104" type="#_x0000_t32" style="position:absolute;left:8720;top:6479;width:21347;height:436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" strokecolor="#4472c4 [3204]" strokeweight=".5pt">
                  <v:stroke endarrow="block" joinstyle="miter"/>
                </v:shape>
                <v:shape id="Picture 42" o:spid="_x0000_s1105" type="#_x0000_t75" alt="A computer tower and a blue cylinder&#10;&#10;Description automatically generated" style="position:absolute;left:14533;top:10839;width:10109;height:101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">
                  <v:imagedata r:id="rId75" o:title="A computer tower and a blue cylinder&#10;&#10;Description automatically generated"/>
                </v:shape>
                <v:shape id="Picture 42" o:spid="_x0000_s1106" type="#_x0000_t75" alt="A computer tower and a blue cylinder&#10;&#10;Description automatically generated" style="position:absolute;left:25796;top:10839;width:10110;height:101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">
                  <v:imagedata r:id="rId75" o:title="A computer tower and a blue cylinder&#10;&#10;Description automatically generated"/>
                </v:shape>
                <v:shape id="Picture 42" o:spid="_x0000_s1107" type="#_x0000_t75" alt="A computer tower and a blue cylinder&#10;&#10;Description automatically generated" style="position:absolute;left:4420;top:10839;width:10109;height:101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">
                  <v:imagedata r:id="rId75" o:title="A computer tower and a blue cylinder&#10;&#10;Description automatically generated"/>
                </v:shape>
                <w10:anchorlock/>
              </v:group>
            </w:pict>
          </mc:Fallback>
        </mc:AlternateContent>
      </w:r>
    </w:p>
    <w:p w14:paraId="2ECEB7EF" w14:textId="014B3F0D" w:rsidR="009142BC" w:rsidRDefault="009142BC" w:rsidP="009142BC">
      <w:pPr>
        <w:pStyle w:val="Caption"/>
      </w:pPr>
      <w:r>
        <w:t xml:space="preserve">Figure </w:t>
      </w:r>
      <w:fldSimple w:instr=" SEQ Figure \* ARABIC ">
        <w:r w:rsidR="00125AD6">
          <w:rPr>
            <w:noProof/>
          </w:rPr>
          <w:t>48</w:t>
        </w:r>
      </w:fldSimple>
      <w:r>
        <w:t xml:space="preserve"> </w:t>
      </w:r>
      <w:r w:rsidRPr="00410E3F">
        <w:rPr>
          <w:i w:val="0"/>
          <w:iCs w:val="0"/>
        </w:rPr>
        <w:t>Sessions are difficult to manage if multiple servers are used for a single application.</w:t>
      </w:r>
    </w:p>
    <w:p w14:paraId="4B32FCAF" w14:textId="39152FA3" w:rsidR="009142BC" w:rsidRDefault="009142BC" w:rsidP="009142BC">
      <w:pPr>
        <w:spacing w:before="100" w:beforeAutospacing="1" w:after="100" w:afterAutospacing="1"/>
      </w:pPr>
    </w:p>
    <w:p w14:paraId="07936635" w14:textId="1DA47681" w:rsidR="00B24557" w:rsidRDefault="00A71333" w:rsidP="00DC6D6B">
      <w:pPr>
        <w:pStyle w:val="NormalWeb"/>
        <w:numPr>
          <w:ilvl w:val="0"/>
          <w:numId w:val="21"/>
        </w:numPr>
      </w:pPr>
      <w:r>
        <w:rPr>
          <w:rStyle w:val="Strong"/>
        </w:rPr>
        <w:t xml:space="preserve">JWT is </w:t>
      </w:r>
      <w:r w:rsidR="00B24557">
        <w:rPr>
          <w:rStyle w:val="Strong"/>
        </w:rPr>
        <w:t>Compact and Self-Contained</w:t>
      </w:r>
      <w:r w:rsidR="00B24557">
        <w:t>:</w:t>
      </w:r>
    </w:p>
    <w:p w14:paraId="6EFBA2E6" w14:textId="151F27CE" w:rsidR="00B00AD0" w:rsidRDefault="00B00AD0" w:rsidP="00DC6D6B">
      <w:pPr>
        <w:numPr>
          <w:ilvl w:val="1"/>
          <w:numId w:val="21"/>
        </w:numPr>
        <w:spacing w:before="100" w:beforeAutospacing="1" w:after="100" w:afterAutospacing="1"/>
      </w:pPr>
      <w:r>
        <w:t xml:space="preserve">JWTs are compact and can be easily transmitted via URLs, headers, or within the body of a POST request. They also contain all the necessary information about the user, making them self-contained. </w:t>
      </w:r>
    </w:p>
    <w:p w14:paraId="20C078BB" w14:textId="77474B1E" w:rsidR="00F90ECA" w:rsidRDefault="00B00AD0" w:rsidP="00DC6D6B">
      <w:pPr>
        <w:numPr>
          <w:ilvl w:val="1"/>
          <w:numId w:val="21"/>
        </w:numPr>
        <w:spacing w:before="100" w:beforeAutospacing="1" w:after="100" w:afterAutospacing="1"/>
      </w:pPr>
      <w:r>
        <w:t xml:space="preserve">Remember that there are three parts to a token: the header, the payload, and the signature. </w:t>
      </w:r>
      <w:r w:rsidR="00F90ECA">
        <w:t xml:space="preserve"> </w:t>
      </w:r>
      <w:r w:rsidR="00F90ECA" w:rsidRPr="00F90ECA">
        <w:t>To a human reader, this is just a string of characters, but it encodes meaningful information about the user and ensures the token's integrity through its signature.</w:t>
      </w:r>
    </w:p>
    <w:p w14:paraId="699296E6" w14:textId="3761A006" w:rsidR="009142BC" w:rsidRDefault="009142BC" w:rsidP="009142BC">
      <w:pPr>
        <w:pBdr>
          <w:top w:val="single" w:sz="4" w:space="1" w:color="auto"/>
          <w:left w:val="single" w:sz="4" w:space="4" w:color="auto"/>
          <w:bottom w:val="single" w:sz="4" w:space="1" w:color="auto"/>
          <w:right w:val="single" w:sz="4" w:space="4" w:color="auto"/>
        </w:pBdr>
        <w:spacing w:before="100" w:beforeAutospacing="1" w:after="100" w:afterAutospacing="1"/>
        <w:rPr>
          <w:rFonts w:ascii="Segoe UI" w:hAnsi="Segoe UI" w:cs="Segoe UI"/>
          <w:color w:val="FF0000"/>
          <w:sz w:val="18"/>
          <w:szCs w:val="18"/>
          <w:shd w:val="clear" w:color="auto" w:fill="FFFFFF"/>
        </w:rPr>
      </w:pPr>
      <w:r w:rsidRPr="009142BC">
        <w:rPr>
          <w:rFonts w:ascii="Segoe UI" w:hAnsi="Segoe UI" w:cs="Segoe UI"/>
          <w:color w:val="2F5496" w:themeColor="accent1" w:themeShade="BF"/>
          <w:sz w:val="18"/>
          <w:szCs w:val="18"/>
          <w:shd w:val="clear" w:color="auto" w:fill="FFFFFF"/>
        </w:rPr>
        <w:t>eyJhbGciOiJIUzUxMiJ9</w:t>
      </w:r>
      <w:r>
        <w:rPr>
          <w:rFonts w:ascii="Segoe UI" w:hAnsi="Segoe UI" w:cs="Segoe UI"/>
          <w:color w:val="212121"/>
          <w:sz w:val="18"/>
          <w:szCs w:val="18"/>
          <w:shd w:val="clear" w:color="auto" w:fill="FFFFFF"/>
        </w:rPr>
        <w:t>.</w:t>
      </w:r>
      <w:r w:rsidRPr="009142BC">
        <w:rPr>
          <w:rFonts w:ascii="Segoe UI" w:hAnsi="Segoe UI" w:cs="Segoe UI"/>
          <w:color w:val="70AD47" w:themeColor="accent6"/>
          <w:sz w:val="18"/>
          <w:szCs w:val="18"/>
          <w:shd w:val="clear" w:color="auto" w:fill="FFFFFF"/>
        </w:rPr>
        <w:t>eyJzdWIiOiJzaGFkIiwiaWF0IjoxNzIzMjE0MTA1LCJleHAiOjE3MjMzMDA1MDV9</w:t>
      </w:r>
      <w:r>
        <w:rPr>
          <w:rFonts w:ascii="Segoe UI" w:hAnsi="Segoe UI" w:cs="Segoe UI"/>
          <w:color w:val="212121"/>
          <w:sz w:val="18"/>
          <w:szCs w:val="18"/>
          <w:shd w:val="clear" w:color="auto" w:fill="FFFFFF"/>
        </w:rPr>
        <w:t>.</w:t>
      </w:r>
      <w:r w:rsidRPr="009142BC">
        <w:rPr>
          <w:rFonts w:ascii="Segoe UI" w:hAnsi="Segoe UI" w:cs="Segoe UI"/>
          <w:color w:val="FF0000"/>
          <w:sz w:val="18"/>
          <w:szCs w:val="18"/>
          <w:shd w:val="clear" w:color="auto" w:fill="FFFFFF"/>
        </w:rPr>
        <w:t>5ee3pJ4PPM3BQM3Pv7Sov5NCWFyHz58VZkdrEKIYc_iee3UcHDww2UTabjL1uHJLEnJFZA5C-hqkGI-28fC10w</w:t>
      </w:r>
    </w:p>
    <w:p w14:paraId="44BE6025" w14:textId="3A710CBF" w:rsidR="009142BC" w:rsidRDefault="009142BC" w:rsidP="009142BC">
      <w:pPr>
        <w:pBdr>
          <w:top w:val="single" w:sz="4" w:space="1" w:color="auto"/>
          <w:left w:val="single" w:sz="4" w:space="4" w:color="auto"/>
          <w:bottom w:val="single" w:sz="4" w:space="1" w:color="auto"/>
          <w:right w:val="single" w:sz="4" w:space="4" w:color="auto"/>
        </w:pBdr>
        <w:spacing w:before="100" w:beforeAutospacing="1" w:after="100" w:afterAutospacing="1"/>
        <w:jc w:val="center"/>
        <w:rPr>
          <w:rFonts w:ascii="Segoe UI" w:hAnsi="Segoe UI" w:cs="Segoe UI"/>
          <w:color w:val="FF0000"/>
          <w:sz w:val="18"/>
          <w:szCs w:val="18"/>
          <w:shd w:val="clear" w:color="auto" w:fill="FFFFFF"/>
        </w:rPr>
      </w:pPr>
      <w:proofErr w:type="gramStart"/>
      <w:r w:rsidRPr="009142BC">
        <w:rPr>
          <w:rFonts w:ascii="Segoe UI" w:hAnsi="Segoe UI" w:cs="Segoe UI"/>
          <w:color w:val="4472C4" w:themeColor="accent1"/>
          <w:sz w:val="18"/>
          <w:szCs w:val="18"/>
          <w:shd w:val="clear" w:color="auto" w:fill="FFFFFF"/>
        </w:rPr>
        <w:t>Header</w:t>
      </w:r>
      <w:r>
        <w:rPr>
          <w:rFonts w:ascii="Segoe UI" w:hAnsi="Segoe UI" w:cs="Segoe UI"/>
          <w:color w:val="4472C4" w:themeColor="accent1"/>
          <w:sz w:val="18"/>
          <w:szCs w:val="18"/>
          <w:shd w:val="clear" w:color="auto" w:fill="FFFFFF"/>
        </w:rPr>
        <w:t xml:space="preserve"> .</w:t>
      </w:r>
      <w:proofErr w:type="gramEnd"/>
      <w:r>
        <w:rPr>
          <w:rFonts w:ascii="Segoe UI" w:hAnsi="Segoe UI" w:cs="Segoe UI"/>
          <w:color w:val="4472C4" w:themeColor="accent1"/>
          <w:sz w:val="18"/>
          <w:szCs w:val="18"/>
          <w:shd w:val="clear" w:color="auto" w:fill="FFFFFF"/>
        </w:rPr>
        <w:t xml:space="preserve"> </w:t>
      </w:r>
      <w:proofErr w:type="gramStart"/>
      <w:r w:rsidRPr="009142BC">
        <w:rPr>
          <w:rFonts w:ascii="Segoe UI" w:hAnsi="Segoe UI" w:cs="Segoe UI"/>
          <w:color w:val="70AD47" w:themeColor="accent6"/>
          <w:sz w:val="18"/>
          <w:szCs w:val="18"/>
          <w:shd w:val="clear" w:color="auto" w:fill="FFFFFF"/>
        </w:rPr>
        <w:t>Payload</w:t>
      </w:r>
      <w:r>
        <w:rPr>
          <w:rFonts w:ascii="Segoe UI" w:hAnsi="Segoe UI" w:cs="Segoe UI"/>
          <w:color w:val="70AD47" w:themeColor="accent6"/>
          <w:sz w:val="18"/>
          <w:szCs w:val="18"/>
          <w:shd w:val="clear" w:color="auto" w:fill="FFFFFF"/>
        </w:rPr>
        <w:t xml:space="preserve"> .</w:t>
      </w:r>
      <w:proofErr w:type="gramEnd"/>
      <w:r>
        <w:rPr>
          <w:rFonts w:ascii="Segoe UI" w:hAnsi="Segoe UI" w:cs="Segoe UI"/>
          <w:color w:val="70AD47" w:themeColor="accent6"/>
          <w:sz w:val="18"/>
          <w:szCs w:val="18"/>
          <w:shd w:val="clear" w:color="auto" w:fill="FFFFFF"/>
        </w:rPr>
        <w:t xml:space="preserve"> </w:t>
      </w:r>
      <w:r>
        <w:rPr>
          <w:rFonts w:ascii="Segoe UI" w:hAnsi="Segoe UI" w:cs="Segoe UI"/>
          <w:color w:val="FF0000"/>
          <w:sz w:val="18"/>
          <w:szCs w:val="18"/>
          <w:shd w:val="clear" w:color="auto" w:fill="FFFFFF"/>
        </w:rPr>
        <w:t>Signature</w:t>
      </w:r>
    </w:p>
    <w:p w14:paraId="246E66C7" w14:textId="77777777" w:rsidR="00F90ECA" w:rsidRDefault="00F90ECA" w:rsidP="00DC6D6B">
      <w:pPr>
        <w:numPr>
          <w:ilvl w:val="1"/>
          <w:numId w:val="21"/>
        </w:numPr>
        <w:spacing w:before="100" w:beforeAutospacing="1" w:after="100" w:afterAutospacing="1"/>
      </w:pPr>
      <w:r>
        <w:t xml:space="preserve">The header typically consists of two parts: the type of token (JWT) and the signing algorithm being used, such as HMAC SHA256 or RSA. </w:t>
      </w:r>
    </w:p>
    <w:p w14:paraId="4FDC6A2F" w14:textId="6C0835B6" w:rsidR="00B00AD0" w:rsidRDefault="00B00AD0" w:rsidP="00DC6D6B">
      <w:pPr>
        <w:numPr>
          <w:ilvl w:val="1"/>
          <w:numId w:val="21"/>
        </w:numPr>
        <w:spacing w:before="100" w:beforeAutospacing="1" w:after="100" w:afterAutospacing="1"/>
      </w:pPr>
      <w:r>
        <w:t xml:space="preserve">The payload contains the claims, which are statements about an entity (typically, the user) and additional data. </w:t>
      </w:r>
    </w:p>
    <w:p w14:paraId="1D95C683" w14:textId="77777777" w:rsidR="00B00AD0" w:rsidRDefault="00B00AD0" w:rsidP="00DC6D6B">
      <w:pPr>
        <w:numPr>
          <w:ilvl w:val="1"/>
          <w:numId w:val="21"/>
        </w:numPr>
        <w:spacing w:before="100" w:beforeAutospacing="1" w:after="100" w:afterAutospacing="1"/>
      </w:pPr>
      <w:r>
        <w:t xml:space="preserve">Finally, the signature is used to verify that the sender of the JWT is who it says it is and to ensure that the message wasn't changed along the way. This structure makes JWTs both secure and efficient, providing a robust mechanism for transmitting information between parties. </w:t>
      </w:r>
    </w:p>
    <w:p w14:paraId="5A129976" w14:textId="12018680" w:rsidR="00B00AD0" w:rsidRDefault="00B00AD0" w:rsidP="00DC6D6B">
      <w:pPr>
        <w:numPr>
          <w:ilvl w:val="1"/>
          <w:numId w:val="21"/>
        </w:numPr>
        <w:spacing w:before="100" w:beforeAutospacing="1" w:after="100" w:afterAutospacing="1"/>
      </w:pPr>
      <w:r>
        <w:t>Although there is information contained in the JWT, a human reader would never recognize any of it because the data is encoded and signed. The payload, which contains the claims about the user and additional data, is encoded in Base64Url format. This encoding makes it suitable for transmission over the web but also makes it appear as a string of seemingly random characters to human readers. Additionally, the signature component ensures the token's integrity by validating that the token has not been tampered with since it was signed.</w:t>
      </w:r>
    </w:p>
    <w:p w14:paraId="2403F441" w14:textId="77777777" w:rsidR="00B00AD0" w:rsidRDefault="00B00AD0" w:rsidP="00DC6D6B">
      <w:pPr>
        <w:numPr>
          <w:ilvl w:val="1"/>
          <w:numId w:val="21"/>
        </w:numPr>
        <w:spacing w:before="100" w:beforeAutospacing="1" w:after="100" w:afterAutospacing="1"/>
      </w:pPr>
      <w:r>
        <w:lastRenderedPageBreak/>
        <w:t xml:space="preserve">Even though the data is encoded, it is </w:t>
      </w:r>
      <w:r w:rsidRPr="00F90ECA">
        <w:rPr>
          <w:b/>
          <w:bCs/>
        </w:rPr>
        <w:t>not encrypted</w:t>
      </w:r>
      <w:r>
        <w:t>, which means anyone with access to the token can decode and view the information. However, the integrity and authenticity of the token are protected by the signature. This signature is generated using a secret key known only to the issuing server, ensuring that any changes to the token would result in a failed validation.</w:t>
      </w:r>
    </w:p>
    <w:p w14:paraId="6359A6F6" w14:textId="77777777" w:rsidR="00B24557" w:rsidRDefault="00B24557" w:rsidP="00DC6D6B">
      <w:pPr>
        <w:pStyle w:val="NormalWeb"/>
        <w:numPr>
          <w:ilvl w:val="0"/>
          <w:numId w:val="21"/>
        </w:numPr>
      </w:pPr>
      <w:r>
        <w:rPr>
          <w:rStyle w:val="Strong"/>
        </w:rPr>
        <w:t>Secure and Flexible</w:t>
      </w:r>
      <w:r>
        <w:t>:</w:t>
      </w:r>
    </w:p>
    <w:p w14:paraId="0167262E" w14:textId="0B2E365A" w:rsidR="00B24557" w:rsidRDefault="00B24557" w:rsidP="00DC6D6B">
      <w:pPr>
        <w:numPr>
          <w:ilvl w:val="1"/>
          <w:numId w:val="21"/>
        </w:numPr>
        <w:spacing w:before="100" w:beforeAutospacing="1" w:after="100" w:afterAutospacing="1"/>
        <w:rPr>
          <w:noProof/>
        </w:rPr>
      </w:pPr>
      <w:r>
        <w:rPr>
          <w:noProof/>
        </w:rPr>
        <w:t>JWTs can be signed using a secret (HMAC algorithm)</w:t>
      </w:r>
      <w:r w:rsidR="00F90ECA">
        <w:rPr>
          <w:noProof/>
        </w:rPr>
        <w:t xml:space="preserve"> stored in the application.properties file</w:t>
      </w:r>
      <w:r>
        <w:rPr>
          <w:noProof/>
        </w:rPr>
        <w:t xml:space="preserve">. This makes them secure and tamper-proof. </w:t>
      </w:r>
    </w:p>
    <w:p w14:paraId="757F8A6B" w14:textId="5305BA5A" w:rsidR="00B00AD0" w:rsidRDefault="00297BA4" w:rsidP="00DC6D6B">
      <w:pPr>
        <w:numPr>
          <w:ilvl w:val="1"/>
          <w:numId w:val="21"/>
        </w:numPr>
        <w:spacing w:before="100" w:beforeAutospacing="1" w:after="100" w:afterAutospacing="1"/>
        <w:rPr>
          <w:noProof/>
        </w:rPr>
      </w:pPr>
      <w:r>
        <w:rPr>
          <w:rStyle w:val="Strong"/>
          <w:noProof/>
        </w:rPr>
        <w:t>RSA or ECDSA Algorithms:</w:t>
      </w:r>
      <w:r>
        <w:rPr>
          <w:noProof/>
        </w:rPr>
        <w:t xml:space="preserve"> For even stronger security, JWTs can be signed using a public/private key pair with algorithms like RSA (Rivest-Shamir-Adleman) or ECDSA (Elliptic Curve Digital Signature Algorithm). In this setup, the private key is used to sign the token, and the public key is used to verify it. This method is particularly useful in distributed systems where multiple services need to validate the token without sharing a single secret key.</w:t>
      </w:r>
    </w:p>
    <w:p w14:paraId="6D305B05" w14:textId="77777777" w:rsidR="00B24557" w:rsidRDefault="00B24557" w:rsidP="00DC6D6B">
      <w:pPr>
        <w:pStyle w:val="NormalWeb"/>
        <w:numPr>
          <w:ilvl w:val="0"/>
          <w:numId w:val="21"/>
        </w:numPr>
        <w:rPr>
          <w:noProof/>
        </w:rPr>
      </w:pPr>
      <w:r>
        <w:rPr>
          <w:rStyle w:val="Strong"/>
          <w:noProof/>
        </w:rPr>
        <w:t>Cross-Domain Support</w:t>
      </w:r>
      <w:r>
        <w:rPr>
          <w:noProof/>
        </w:rPr>
        <w:t>:</w:t>
      </w:r>
    </w:p>
    <w:p w14:paraId="7320C461" w14:textId="77777777" w:rsidR="00B24557" w:rsidRDefault="00B24557" w:rsidP="00DC6D6B">
      <w:pPr>
        <w:numPr>
          <w:ilvl w:val="1"/>
          <w:numId w:val="21"/>
        </w:numPr>
        <w:spacing w:before="100" w:beforeAutospacing="1" w:after="100" w:afterAutospacing="1"/>
      </w:pPr>
      <w:r>
        <w:t>JWTs are widely used in Single Page Applications (SPAs) and mobile applications where cross-domain requests are common. They work well with CORS (Cross-Origin Resource Sharing).</w:t>
      </w:r>
    </w:p>
    <w:p w14:paraId="1257907F" w14:textId="051441B0" w:rsidR="005B0394" w:rsidRDefault="005B0394" w:rsidP="005B0394">
      <w:pPr>
        <w:pStyle w:val="NormalWeb"/>
      </w:pPr>
      <w:r>
        <w:rPr>
          <w:rStyle w:val="Strong"/>
        </w:rPr>
        <w:t>Flexibility:</w:t>
      </w:r>
      <w:r>
        <w:t xml:space="preserve"> The flexibility of JWTs allows them to be used in various </w:t>
      </w:r>
      <w:r w:rsidR="00A71333">
        <w:t>situation</w:t>
      </w:r>
      <w:r>
        <w:t xml:space="preserve"> beyond user authentication. For example:</w:t>
      </w:r>
    </w:p>
    <w:p w14:paraId="444F0997" w14:textId="77777777" w:rsidR="005B0394" w:rsidRDefault="005B0394" w:rsidP="00DC6D6B">
      <w:pPr>
        <w:numPr>
          <w:ilvl w:val="0"/>
          <w:numId w:val="21"/>
        </w:numPr>
        <w:spacing w:before="100" w:beforeAutospacing="1" w:after="100" w:afterAutospacing="1"/>
      </w:pPr>
      <w:r>
        <w:rPr>
          <w:rStyle w:val="Strong"/>
        </w:rPr>
        <w:t>Access Control:</w:t>
      </w:r>
      <w:r>
        <w:t xml:space="preserve"> JWTs can be used to grant access to resources by including roles and permissions as claims.</w:t>
      </w:r>
    </w:p>
    <w:p w14:paraId="272FBB33" w14:textId="77777777" w:rsidR="005B0394" w:rsidRDefault="005B0394" w:rsidP="00DC6D6B">
      <w:pPr>
        <w:numPr>
          <w:ilvl w:val="0"/>
          <w:numId w:val="21"/>
        </w:numPr>
        <w:spacing w:before="100" w:beforeAutospacing="1" w:after="100" w:afterAutospacing="1"/>
      </w:pPr>
      <w:r>
        <w:rPr>
          <w:rStyle w:val="Strong"/>
        </w:rPr>
        <w:t>Information Exchange:</w:t>
      </w:r>
      <w:r>
        <w:t xml:space="preserve"> JWTs can securely transmit information between parties. Since they are signed, the receiving party can be sure the information has not been tampered with.</w:t>
      </w:r>
    </w:p>
    <w:p w14:paraId="601712E2" w14:textId="1904C6F0" w:rsidR="005B0394" w:rsidRDefault="005B0394" w:rsidP="00DC6D6B">
      <w:pPr>
        <w:numPr>
          <w:ilvl w:val="0"/>
          <w:numId w:val="21"/>
        </w:numPr>
        <w:spacing w:before="100" w:beforeAutospacing="1" w:after="100" w:afterAutospacing="1"/>
      </w:pPr>
      <w:r>
        <w:rPr>
          <w:rStyle w:val="Strong"/>
        </w:rPr>
        <w:t>Single Sign-On (SSO):</w:t>
      </w:r>
      <w:r>
        <w:t xml:space="preserve"> JWTs are often used in SSO systems, where a single authentication token allows access to multiple applications.</w:t>
      </w:r>
    </w:p>
    <w:p w14:paraId="4B1AA277" w14:textId="24181C35" w:rsidR="00B24557" w:rsidRDefault="00B24557" w:rsidP="00B24557">
      <w:pPr>
        <w:pStyle w:val="Heading3"/>
      </w:pPr>
      <w:bookmarkStart w:id="27" w:name="_Toc178064217"/>
      <w:r>
        <w:t xml:space="preserve">Other Common </w:t>
      </w:r>
      <w:r w:rsidR="005B0394">
        <w:t xml:space="preserve">Authentication </w:t>
      </w:r>
      <w:r>
        <w:t>Methods</w:t>
      </w:r>
      <w:r w:rsidR="00F90ECA">
        <w:t xml:space="preserve"> besides JWT</w:t>
      </w:r>
      <w:bookmarkEnd w:id="27"/>
    </w:p>
    <w:p w14:paraId="57D7985B" w14:textId="77777777" w:rsidR="00B24557" w:rsidRDefault="00B24557" w:rsidP="00DC6D6B">
      <w:pPr>
        <w:pStyle w:val="NormalWeb"/>
        <w:numPr>
          <w:ilvl w:val="0"/>
          <w:numId w:val="22"/>
        </w:numPr>
      </w:pPr>
      <w:r>
        <w:rPr>
          <w:rStyle w:val="Strong"/>
        </w:rPr>
        <w:t>OAuth2</w:t>
      </w:r>
      <w:r>
        <w:t>:</w:t>
      </w:r>
    </w:p>
    <w:p w14:paraId="04FCAED5" w14:textId="77777777" w:rsidR="00B24557" w:rsidRDefault="00B24557" w:rsidP="00DC6D6B">
      <w:pPr>
        <w:numPr>
          <w:ilvl w:val="1"/>
          <w:numId w:val="22"/>
        </w:numPr>
        <w:spacing w:before="100" w:beforeAutospacing="1" w:after="100" w:afterAutospacing="1"/>
      </w:pPr>
      <w:r>
        <w:t>OAuth2 is a widely used authorization framework that allows applications to obtain limited access to user accounts on an HTTP service. It is commonly used for third-party access, such as social login.</w:t>
      </w:r>
    </w:p>
    <w:p w14:paraId="6CCBD7B3" w14:textId="77777777" w:rsidR="00B24557" w:rsidRDefault="00B24557" w:rsidP="00DC6D6B">
      <w:pPr>
        <w:pStyle w:val="NormalWeb"/>
        <w:numPr>
          <w:ilvl w:val="0"/>
          <w:numId w:val="22"/>
        </w:numPr>
      </w:pPr>
      <w:r>
        <w:rPr>
          <w:rStyle w:val="Strong"/>
        </w:rPr>
        <w:t>Session-Based Authentication</w:t>
      </w:r>
      <w:r>
        <w:t>:</w:t>
      </w:r>
    </w:p>
    <w:p w14:paraId="631EE250" w14:textId="77777777" w:rsidR="00B24557" w:rsidRDefault="00B24557" w:rsidP="00DC6D6B">
      <w:pPr>
        <w:numPr>
          <w:ilvl w:val="1"/>
          <w:numId w:val="22"/>
        </w:numPr>
        <w:spacing w:before="100" w:beforeAutospacing="1" w:after="100" w:afterAutospacing="1"/>
      </w:pPr>
      <w:r>
        <w:t>Traditional session-based authentication involves storing session data on the server and using cookies to track user sessions. While not as scalable as JWT, it is still widely used, especially in web applications where server-side state management is necessary.</w:t>
      </w:r>
    </w:p>
    <w:p w14:paraId="32DD13AB" w14:textId="77777777" w:rsidR="00B24557" w:rsidRDefault="00B24557" w:rsidP="00DC6D6B">
      <w:pPr>
        <w:pStyle w:val="NormalWeb"/>
        <w:numPr>
          <w:ilvl w:val="0"/>
          <w:numId w:val="22"/>
        </w:numPr>
      </w:pPr>
      <w:r>
        <w:rPr>
          <w:rStyle w:val="Strong"/>
        </w:rPr>
        <w:t>API Keys</w:t>
      </w:r>
      <w:r>
        <w:t>:</w:t>
      </w:r>
    </w:p>
    <w:p w14:paraId="66486395" w14:textId="77777777" w:rsidR="00B24557" w:rsidRDefault="00B24557" w:rsidP="00DC6D6B">
      <w:pPr>
        <w:numPr>
          <w:ilvl w:val="1"/>
          <w:numId w:val="22"/>
        </w:numPr>
        <w:spacing w:before="100" w:beforeAutospacing="1" w:after="100" w:afterAutospacing="1"/>
      </w:pPr>
      <w:r>
        <w:t>API keys are simple tokens that are often used for authenticating requests from other systems or services. They are easy to implement but lack the security features of JWTs, such as claim-based access control and token expiration.</w:t>
      </w:r>
    </w:p>
    <w:p w14:paraId="02212A84" w14:textId="77777777" w:rsidR="00B24557" w:rsidRDefault="00B24557" w:rsidP="00DC6D6B">
      <w:pPr>
        <w:pStyle w:val="NormalWeb"/>
        <w:numPr>
          <w:ilvl w:val="0"/>
          <w:numId w:val="22"/>
        </w:numPr>
      </w:pPr>
      <w:r>
        <w:rPr>
          <w:rStyle w:val="Strong"/>
        </w:rPr>
        <w:t>OpenID Connect</w:t>
      </w:r>
      <w:r>
        <w:t>:</w:t>
      </w:r>
    </w:p>
    <w:p w14:paraId="4C338ABE" w14:textId="2A5566DE" w:rsidR="00A26B52" w:rsidRDefault="00B24557" w:rsidP="00DC6D6B">
      <w:pPr>
        <w:numPr>
          <w:ilvl w:val="1"/>
          <w:numId w:val="22"/>
        </w:numPr>
        <w:spacing w:before="100" w:beforeAutospacing="1" w:after="100" w:afterAutospacing="1"/>
      </w:pPr>
      <w:r>
        <w:lastRenderedPageBreak/>
        <w:t>OpenID Connect is an identity layer on top of OAuth2. It is used for user authentication and is often employed in scenarios where Single Sign-On (SSO) is required.</w:t>
      </w:r>
    </w:p>
    <w:p w14:paraId="39C8CA27" w14:textId="13E87E16" w:rsidR="00A26B52" w:rsidRDefault="00E12E89" w:rsidP="00A26B52">
      <w:pPr>
        <w:pStyle w:val="Heading1"/>
      </w:pPr>
      <w:bookmarkStart w:id="28" w:name="_Toc178064218"/>
      <w:r>
        <w:t>Key Takeaways</w:t>
      </w:r>
      <w:bookmarkEnd w:id="28"/>
    </w:p>
    <w:p w14:paraId="670001F2" w14:textId="3A14764A" w:rsidR="00A26B52" w:rsidRDefault="00A26B52" w:rsidP="00A26B52">
      <w:pPr>
        <w:pStyle w:val="NormalWeb"/>
      </w:pPr>
      <w:r>
        <w:t xml:space="preserve">In this lesson, you </w:t>
      </w:r>
      <w:r w:rsidR="00931489">
        <w:t>secured</w:t>
      </w:r>
      <w:r>
        <w:t xml:space="preserve"> a REST API using JSON Web Tokens. </w:t>
      </w:r>
      <w:r w:rsidR="00931489">
        <w:t>Key ideas</w:t>
      </w:r>
      <w:r>
        <w:t>:</w:t>
      </w:r>
    </w:p>
    <w:p w14:paraId="0657A192" w14:textId="1B86524E" w:rsidR="00A26B52" w:rsidRDefault="00931489" w:rsidP="00DC6D6B">
      <w:pPr>
        <w:pStyle w:val="NormalWeb"/>
        <w:numPr>
          <w:ilvl w:val="0"/>
          <w:numId w:val="24"/>
        </w:numPr>
      </w:pPr>
      <w:r>
        <w:rPr>
          <w:rStyle w:val="Strong"/>
        </w:rPr>
        <w:t>About</w:t>
      </w:r>
      <w:r w:rsidR="00A26B52">
        <w:rPr>
          <w:rStyle w:val="Strong"/>
        </w:rPr>
        <w:t xml:space="preserve"> JWT:</w:t>
      </w:r>
    </w:p>
    <w:p w14:paraId="6ADE0CCB" w14:textId="44C7A05A" w:rsidR="00A26B52" w:rsidRDefault="00A26B52" w:rsidP="00DC6D6B">
      <w:pPr>
        <w:numPr>
          <w:ilvl w:val="1"/>
          <w:numId w:val="24"/>
        </w:numPr>
        <w:spacing w:before="100" w:beforeAutospacing="1" w:after="100" w:afterAutospacing="1"/>
      </w:pPr>
      <w:r>
        <w:t xml:space="preserve">JWT is a standard </w:t>
      </w:r>
      <w:r w:rsidR="00931489">
        <w:t xml:space="preserve">technique </w:t>
      </w:r>
      <w:r>
        <w:t xml:space="preserve">for </w:t>
      </w:r>
      <w:r w:rsidR="00931489">
        <w:t>securing web services, including REST API services</w:t>
      </w:r>
      <w:r>
        <w:t>.</w:t>
      </w:r>
    </w:p>
    <w:p w14:paraId="639DAEC5" w14:textId="77777777" w:rsidR="00A26B52" w:rsidRDefault="00A26B52" w:rsidP="00DC6D6B">
      <w:pPr>
        <w:numPr>
          <w:ilvl w:val="1"/>
          <w:numId w:val="24"/>
        </w:numPr>
        <w:spacing w:before="100" w:beforeAutospacing="1" w:after="100" w:afterAutospacing="1"/>
      </w:pPr>
      <w:r>
        <w:t>A JWT consists of three parts: the header, payload, and signature.</w:t>
      </w:r>
    </w:p>
    <w:p w14:paraId="3346B27B" w14:textId="77777777" w:rsidR="00A26B52" w:rsidRDefault="00A26B52" w:rsidP="00DC6D6B">
      <w:pPr>
        <w:pStyle w:val="NormalWeb"/>
        <w:numPr>
          <w:ilvl w:val="0"/>
          <w:numId w:val="24"/>
        </w:numPr>
      </w:pPr>
      <w:r>
        <w:rPr>
          <w:rStyle w:val="Strong"/>
        </w:rPr>
        <w:t>JWT Workflow:</w:t>
      </w:r>
    </w:p>
    <w:p w14:paraId="3A39D646" w14:textId="77777777" w:rsidR="00A26B52" w:rsidRDefault="00A26B52" w:rsidP="00DC6D6B">
      <w:pPr>
        <w:numPr>
          <w:ilvl w:val="1"/>
          <w:numId w:val="24"/>
        </w:numPr>
        <w:spacing w:before="100" w:beforeAutospacing="1" w:after="100" w:afterAutospacing="1"/>
      </w:pPr>
      <w:r>
        <w:t>Authentication: When a user logs in, the server verifies the credentials and generates a JWT, which is then sent to the client.</w:t>
      </w:r>
    </w:p>
    <w:p w14:paraId="57DE211B" w14:textId="20B5C762" w:rsidR="00A26B52" w:rsidRDefault="00A26B52" w:rsidP="00DC6D6B">
      <w:pPr>
        <w:numPr>
          <w:ilvl w:val="1"/>
          <w:numId w:val="24"/>
        </w:numPr>
        <w:spacing w:before="100" w:beforeAutospacing="1" w:after="100" w:afterAutospacing="1"/>
      </w:pPr>
      <w:r>
        <w:t xml:space="preserve">Authorization: In </w:t>
      </w:r>
      <w:r w:rsidR="00931489">
        <w:t>following</w:t>
      </w:r>
      <w:r>
        <w:t xml:space="preserve"> requests, the client </w:t>
      </w:r>
      <w:r w:rsidR="00931489">
        <w:t>sends</w:t>
      </w:r>
      <w:r>
        <w:t xml:space="preserve"> the JWT in the Authorization header, which the server verifies to grant or deny access.</w:t>
      </w:r>
    </w:p>
    <w:p w14:paraId="63332616" w14:textId="33D0E5BB" w:rsidR="00931489" w:rsidRDefault="00931489" w:rsidP="00DC6D6B">
      <w:pPr>
        <w:numPr>
          <w:ilvl w:val="1"/>
          <w:numId w:val="24"/>
        </w:numPr>
        <w:spacing w:before="100" w:beforeAutospacing="1" w:after="100" w:afterAutospacing="1"/>
      </w:pPr>
      <w:r>
        <w:t xml:space="preserve">A token has a limited lifespan. Eventually, the login status </w:t>
      </w:r>
      <w:proofErr w:type="gramStart"/>
      <w:r>
        <w:t>expires</w:t>
      </w:r>
      <w:proofErr w:type="gramEnd"/>
      <w:r>
        <w:t xml:space="preserve"> and the client must authenticate to get a new token.</w:t>
      </w:r>
    </w:p>
    <w:p w14:paraId="7FA8F54D" w14:textId="77777777" w:rsidR="00A26B52" w:rsidRDefault="00A26B52" w:rsidP="00DC6D6B">
      <w:pPr>
        <w:pStyle w:val="NormalWeb"/>
        <w:numPr>
          <w:ilvl w:val="0"/>
          <w:numId w:val="24"/>
        </w:numPr>
        <w:rPr>
          <w:noProof/>
        </w:rPr>
      </w:pPr>
      <w:r>
        <w:rPr>
          <w:rStyle w:val="Strong"/>
          <w:noProof/>
        </w:rPr>
        <w:t>Configuring JWT in a Spring Boot Application:</w:t>
      </w:r>
    </w:p>
    <w:p w14:paraId="5B1A0E0F" w14:textId="0E2A43D6" w:rsidR="00A26B52" w:rsidRDefault="00A26B52" w:rsidP="00DC6D6B">
      <w:pPr>
        <w:numPr>
          <w:ilvl w:val="1"/>
          <w:numId w:val="24"/>
        </w:numPr>
        <w:spacing w:before="100" w:beforeAutospacing="1" w:after="100" w:afterAutospacing="1"/>
        <w:rPr>
          <w:noProof/>
        </w:rPr>
      </w:pPr>
      <w:r>
        <w:rPr>
          <w:noProof/>
        </w:rPr>
        <w:t xml:space="preserve">JWT </w:t>
      </w:r>
      <w:r w:rsidR="00931489">
        <w:rPr>
          <w:noProof/>
        </w:rPr>
        <w:t xml:space="preserve">secret keys and token expiration times are configured </w:t>
      </w:r>
      <w:r>
        <w:rPr>
          <w:noProof/>
        </w:rPr>
        <w:t>in the application.properties file</w:t>
      </w:r>
      <w:r w:rsidR="00931489">
        <w:rPr>
          <w:noProof/>
        </w:rPr>
        <w:t xml:space="preserve">. </w:t>
      </w:r>
    </w:p>
    <w:p w14:paraId="119A3B34" w14:textId="06791960" w:rsidR="00A26B52" w:rsidRDefault="00A26B52" w:rsidP="00DC6D6B">
      <w:pPr>
        <w:pStyle w:val="NormalWeb"/>
        <w:numPr>
          <w:ilvl w:val="0"/>
          <w:numId w:val="24"/>
        </w:numPr>
        <w:rPr>
          <w:noProof/>
        </w:rPr>
      </w:pPr>
      <w:r>
        <w:rPr>
          <w:rStyle w:val="Strong"/>
          <w:noProof/>
        </w:rPr>
        <w:t>JWT Utility Classes:</w:t>
      </w:r>
    </w:p>
    <w:p w14:paraId="34BF1498" w14:textId="6ECF26ED" w:rsidR="00A26B52" w:rsidRDefault="00A26B52" w:rsidP="00DC6D6B">
      <w:pPr>
        <w:numPr>
          <w:ilvl w:val="1"/>
          <w:numId w:val="24"/>
        </w:numPr>
        <w:spacing w:before="100" w:beforeAutospacing="1" w:after="100" w:afterAutospacing="1"/>
        <w:rPr>
          <w:noProof/>
        </w:rPr>
      </w:pPr>
      <w:r>
        <w:rPr>
          <w:noProof/>
        </w:rPr>
        <w:t>The JwtTokenProvider class handles the generation, validation, and parsing of JWT tokens.</w:t>
      </w:r>
    </w:p>
    <w:p w14:paraId="796AA10F" w14:textId="22BEDF7E" w:rsidR="00931489" w:rsidRDefault="00931489" w:rsidP="00DC6D6B">
      <w:pPr>
        <w:numPr>
          <w:ilvl w:val="1"/>
          <w:numId w:val="24"/>
        </w:numPr>
        <w:spacing w:before="100" w:beforeAutospacing="1" w:after="100" w:afterAutospacing="1"/>
        <w:rPr>
          <w:noProof/>
        </w:rPr>
      </w:pPr>
      <w:r>
        <w:rPr>
          <w:noProof/>
        </w:rPr>
        <w:t xml:space="preserve">The JwtAuthenticationFilter </w:t>
      </w:r>
      <w:r w:rsidRPr="00931489">
        <w:rPr>
          <w:noProof/>
        </w:rPr>
        <w:t>is called for every request that comes to the server.</w:t>
      </w:r>
    </w:p>
    <w:p w14:paraId="2185C84A" w14:textId="77777777" w:rsidR="00A26B52" w:rsidRDefault="00A26B52" w:rsidP="00DC6D6B">
      <w:pPr>
        <w:pStyle w:val="NormalWeb"/>
        <w:numPr>
          <w:ilvl w:val="0"/>
          <w:numId w:val="24"/>
        </w:numPr>
        <w:rPr>
          <w:noProof/>
        </w:rPr>
      </w:pPr>
      <w:r>
        <w:rPr>
          <w:rStyle w:val="Strong"/>
          <w:noProof/>
        </w:rPr>
        <w:t>Enhancing Controllers to Use JWT:</w:t>
      </w:r>
    </w:p>
    <w:p w14:paraId="246173C9" w14:textId="2B7FD2AA" w:rsidR="00A26B52" w:rsidRDefault="00A26B52" w:rsidP="00DC6D6B">
      <w:pPr>
        <w:numPr>
          <w:ilvl w:val="1"/>
          <w:numId w:val="24"/>
        </w:numPr>
        <w:spacing w:before="100" w:beforeAutospacing="1" w:after="100" w:afterAutospacing="1"/>
        <w:rPr>
          <w:noProof/>
        </w:rPr>
      </w:pPr>
      <w:r>
        <w:rPr>
          <w:noProof/>
        </w:rPr>
        <w:t xml:space="preserve">You modified the UsersController and OrdersController to </w:t>
      </w:r>
      <w:r w:rsidR="00931489">
        <w:rPr>
          <w:noProof/>
        </w:rPr>
        <w:t>include</w:t>
      </w:r>
      <w:r>
        <w:rPr>
          <w:noProof/>
        </w:rPr>
        <w:t xml:space="preserve"> JWT authentication.</w:t>
      </w:r>
    </w:p>
    <w:p w14:paraId="49A3A2A3" w14:textId="61039E97" w:rsidR="00A26B52" w:rsidRDefault="00A26B52" w:rsidP="00DC6D6B">
      <w:pPr>
        <w:numPr>
          <w:ilvl w:val="1"/>
          <w:numId w:val="24"/>
        </w:numPr>
        <w:spacing w:before="100" w:beforeAutospacing="1" w:after="100" w:afterAutospacing="1"/>
        <w:rPr>
          <w:noProof/>
        </w:rPr>
      </w:pPr>
      <w:r>
        <w:rPr>
          <w:noProof/>
        </w:rPr>
        <w:t>The UsersController now registers and authenticates users, generating JWT tokens after successful authentication.</w:t>
      </w:r>
    </w:p>
    <w:p w14:paraId="25A31F08" w14:textId="77777777" w:rsidR="00A26B52" w:rsidRDefault="00A26B52" w:rsidP="00DC6D6B">
      <w:pPr>
        <w:numPr>
          <w:ilvl w:val="1"/>
          <w:numId w:val="24"/>
        </w:numPr>
        <w:spacing w:before="100" w:beforeAutospacing="1" w:after="100" w:afterAutospacing="1"/>
        <w:rPr>
          <w:noProof/>
        </w:rPr>
      </w:pPr>
      <w:r>
        <w:rPr>
          <w:noProof/>
        </w:rPr>
        <w:t>The OrdersController requires JWT authentication to access endpoints, ensuring that only authorized users can perform actions.</w:t>
      </w:r>
    </w:p>
    <w:p w14:paraId="7DEA4B3F" w14:textId="77777777" w:rsidR="00A26B52" w:rsidRDefault="00A26B52" w:rsidP="00DC6D6B">
      <w:pPr>
        <w:pStyle w:val="NormalWeb"/>
        <w:numPr>
          <w:ilvl w:val="0"/>
          <w:numId w:val="24"/>
        </w:numPr>
        <w:rPr>
          <w:noProof/>
        </w:rPr>
      </w:pPr>
      <w:r>
        <w:rPr>
          <w:rStyle w:val="Strong"/>
          <w:noProof/>
        </w:rPr>
        <w:t>Password Hashing:</w:t>
      </w:r>
    </w:p>
    <w:p w14:paraId="2055ABD2" w14:textId="77777777" w:rsidR="00A26B52" w:rsidRDefault="00A26B52" w:rsidP="00DC6D6B">
      <w:pPr>
        <w:numPr>
          <w:ilvl w:val="1"/>
          <w:numId w:val="24"/>
        </w:numPr>
        <w:spacing w:before="100" w:beforeAutospacing="1" w:after="100" w:afterAutospacing="1"/>
        <w:rPr>
          <w:noProof/>
        </w:rPr>
      </w:pPr>
      <w:r>
        <w:rPr>
          <w:noProof/>
        </w:rPr>
        <w:t>You incorporated password hashing using BCrypt in the UserService class to ensure that user passwords are securely stored in the database.</w:t>
      </w:r>
    </w:p>
    <w:p w14:paraId="11AD5B8D" w14:textId="77777777" w:rsidR="00A26B52" w:rsidRDefault="00A26B52" w:rsidP="00DC6D6B">
      <w:pPr>
        <w:pStyle w:val="NormalWeb"/>
        <w:numPr>
          <w:ilvl w:val="0"/>
          <w:numId w:val="24"/>
        </w:numPr>
        <w:rPr>
          <w:noProof/>
        </w:rPr>
      </w:pPr>
      <w:r>
        <w:rPr>
          <w:rStyle w:val="Strong"/>
          <w:noProof/>
        </w:rPr>
        <w:t>Client Application:</w:t>
      </w:r>
    </w:p>
    <w:p w14:paraId="429DF5E8" w14:textId="77777777" w:rsidR="00A26B52" w:rsidRDefault="00A26B52" w:rsidP="00DC6D6B">
      <w:pPr>
        <w:numPr>
          <w:ilvl w:val="1"/>
          <w:numId w:val="24"/>
        </w:numPr>
        <w:spacing w:before="100" w:beforeAutospacing="1" w:after="100" w:afterAutospacing="1"/>
        <w:rPr>
          <w:noProof/>
        </w:rPr>
      </w:pPr>
      <w:r>
        <w:rPr>
          <w:noProof/>
        </w:rPr>
        <w:t>You reviewed how a simple JavaScript client application interacts with the secured REST API.</w:t>
      </w:r>
    </w:p>
    <w:p w14:paraId="40EF9C46" w14:textId="58D4CD0D" w:rsidR="00A26B52" w:rsidRDefault="00A26B52" w:rsidP="00DC6D6B">
      <w:pPr>
        <w:numPr>
          <w:ilvl w:val="1"/>
          <w:numId w:val="24"/>
        </w:numPr>
        <w:spacing w:before="100" w:beforeAutospacing="1" w:after="100" w:afterAutospacing="1"/>
      </w:pPr>
      <w:r>
        <w:t xml:space="preserve">This </w:t>
      </w:r>
      <w:r w:rsidR="00931489">
        <w:t>example app serves as an example for all types of apps that use REST API services and JWT authentication</w:t>
      </w:r>
      <w:r>
        <w:t>.</w:t>
      </w:r>
    </w:p>
    <w:p w14:paraId="434AFED9" w14:textId="77777777" w:rsidR="00A26B52" w:rsidRDefault="00A26B52" w:rsidP="00DC6D6B">
      <w:pPr>
        <w:pStyle w:val="NormalWeb"/>
        <w:numPr>
          <w:ilvl w:val="0"/>
          <w:numId w:val="24"/>
        </w:numPr>
      </w:pPr>
      <w:r>
        <w:rPr>
          <w:rStyle w:val="Strong"/>
        </w:rPr>
        <w:t>JWT Benefits:</w:t>
      </w:r>
    </w:p>
    <w:p w14:paraId="2F1FA75F" w14:textId="707D9317" w:rsidR="00A26B52" w:rsidRDefault="00A26B52" w:rsidP="00DC6D6B">
      <w:pPr>
        <w:numPr>
          <w:ilvl w:val="1"/>
          <w:numId w:val="24"/>
        </w:numPr>
        <w:spacing w:before="100" w:beforeAutospacing="1" w:after="100" w:afterAutospacing="1"/>
      </w:pPr>
      <w:r>
        <w:t>Stateless Authentication: JWTs allow for stateless authentication, making it easier to scale applications horizontally</w:t>
      </w:r>
      <w:r w:rsidR="00931489">
        <w:t xml:space="preserve"> among many servers</w:t>
      </w:r>
      <w:r>
        <w:t>.</w:t>
      </w:r>
    </w:p>
    <w:p w14:paraId="6C64A780" w14:textId="77584CAE" w:rsidR="00A26B52" w:rsidRDefault="00A26B52" w:rsidP="00DC6D6B">
      <w:pPr>
        <w:numPr>
          <w:ilvl w:val="1"/>
          <w:numId w:val="24"/>
        </w:numPr>
        <w:spacing w:before="100" w:beforeAutospacing="1" w:after="100" w:afterAutospacing="1"/>
      </w:pPr>
      <w:r>
        <w:t xml:space="preserve">Self-Contained: JWTs </w:t>
      </w:r>
      <w:r w:rsidR="00931489">
        <w:t>contain</w:t>
      </w:r>
      <w:r>
        <w:t xml:space="preserve"> all necessary user information</w:t>
      </w:r>
      <w:r w:rsidR="00931489">
        <w:t xml:space="preserve"> for authorized requests.</w:t>
      </w:r>
    </w:p>
    <w:p w14:paraId="6C7AB7FB" w14:textId="1182A0A8" w:rsidR="00A26B52" w:rsidRDefault="00A26B52" w:rsidP="00DC6D6B">
      <w:pPr>
        <w:numPr>
          <w:ilvl w:val="1"/>
          <w:numId w:val="24"/>
        </w:numPr>
        <w:spacing w:before="100" w:beforeAutospacing="1" w:after="100" w:afterAutospacing="1"/>
      </w:pPr>
      <w:r>
        <w:lastRenderedPageBreak/>
        <w:t>Secure: JWTs can be signed using secret keys or public/private key pairs, making them secure and tamper-proof.</w:t>
      </w:r>
    </w:p>
    <w:p w14:paraId="3AF11A56" w14:textId="77777777" w:rsidR="00A26B52" w:rsidRDefault="00A26B52" w:rsidP="00DC6D6B">
      <w:pPr>
        <w:pStyle w:val="NormalWeb"/>
        <w:numPr>
          <w:ilvl w:val="0"/>
          <w:numId w:val="24"/>
        </w:numPr>
      </w:pPr>
      <w:r>
        <w:rPr>
          <w:rStyle w:val="Strong"/>
        </w:rPr>
        <w:t>Other Common Authentication Methods:</w:t>
      </w:r>
    </w:p>
    <w:p w14:paraId="70286AA1" w14:textId="50E997C5" w:rsidR="00A26B52" w:rsidRDefault="00A26B52" w:rsidP="00DC6D6B">
      <w:pPr>
        <w:numPr>
          <w:ilvl w:val="1"/>
          <w:numId w:val="24"/>
        </w:numPr>
        <w:spacing w:before="100" w:beforeAutospacing="1" w:after="100" w:afterAutospacing="1"/>
      </w:pPr>
      <w:r>
        <w:t>You also learned about other authentication methods like OAuth2, session-based authentication, API keys, and OpenID Connect, understanding their use cases and differences from JWT.</w:t>
      </w:r>
    </w:p>
    <w:p w14:paraId="3588B1FF" w14:textId="53968F62" w:rsidR="0071066B" w:rsidRDefault="0071066B" w:rsidP="00931489">
      <w:pPr>
        <w:pStyle w:val="Heading2"/>
      </w:pPr>
      <w:bookmarkStart w:id="29" w:name="_Toc178064219"/>
      <w:r>
        <w:t xml:space="preserve">Check for </w:t>
      </w:r>
      <w:r w:rsidR="00301164">
        <w:t>U</w:t>
      </w:r>
      <w:r w:rsidR="006C1DB8">
        <w:t>nderstanding</w:t>
      </w:r>
      <w:bookmarkEnd w:id="29"/>
    </w:p>
    <w:p w14:paraId="665562BB" w14:textId="30214866" w:rsidR="0071066B" w:rsidRDefault="0071066B" w:rsidP="00A26B52">
      <w:pPr>
        <w:pStyle w:val="NormalWeb"/>
      </w:pPr>
      <w:r>
        <w:t>Although not graded, the</w:t>
      </w:r>
      <w:r w:rsidR="000F58D5">
        <w:t xml:space="preserve">se questions will prepare you for </w:t>
      </w:r>
      <w:r w:rsidR="00301164">
        <w:t>upcoming</w:t>
      </w:r>
      <w:r>
        <w:t xml:space="preserve"> assessments.</w:t>
      </w:r>
    </w:p>
    <w:p w14:paraId="58335020" w14:textId="77777777" w:rsidR="0071066B" w:rsidRPr="00301164" w:rsidRDefault="0071066B" w:rsidP="00DC6D6B">
      <w:pPr>
        <w:pStyle w:val="NormalWeb"/>
        <w:numPr>
          <w:ilvl w:val="0"/>
          <w:numId w:val="25"/>
        </w:numPr>
        <w:rPr>
          <w:b/>
          <w:bCs/>
        </w:rPr>
      </w:pPr>
      <w:r w:rsidRPr="00301164">
        <w:rPr>
          <w:rStyle w:val="Strong"/>
          <w:b w:val="0"/>
          <w:bCs w:val="0"/>
        </w:rPr>
        <w:t>What are the three parts of a JSON Web Token (JWT)?</w:t>
      </w:r>
    </w:p>
    <w:p w14:paraId="4395AF18" w14:textId="1BBFA1A9" w:rsidR="0071066B" w:rsidRDefault="0071066B" w:rsidP="00DC6D6B">
      <w:pPr>
        <w:numPr>
          <w:ilvl w:val="1"/>
          <w:numId w:val="25"/>
        </w:numPr>
        <w:spacing w:before="100" w:beforeAutospacing="1" w:after="100" w:afterAutospacing="1"/>
      </w:pPr>
      <w:r>
        <w:t>A</w:t>
      </w:r>
      <w:r w:rsidR="00301164">
        <w:t>)</w:t>
      </w:r>
      <w:r>
        <w:t xml:space="preserve"> Header, Body, Footer</w:t>
      </w:r>
    </w:p>
    <w:p w14:paraId="606B12E5" w14:textId="0173B9D3" w:rsidR="0071066B" w:rsidRDefault="0071066B" w:rsidP="00DC6D6B">
      <w:pPr>
        <w:numPr>
          <w:ilvl w:val="1"/>
          <w:numId w:val="25"/>
        </w:numPr>
        <w:spacing w:before="100" w:beforeAutospacing="1" w:after="100" w:afterAutospacing="1"/>
      </w:pPr>
      <w:r>
        <w:t>B</w:t>
      </w:r>
      <w:r w:rsidR="00301164">
        <w:t>)</w:t>
      </w:r>
      <w:r>
        <w:t xml:space="preserve"> Header, Payload, Signature</w:t>
      </w:r>
    </w:p>
    <w:p w14:paraId="06C0B99B" w14:textId="25EEAF83" w:rsidR="0071066B" w:rsidRDefault="0071066B" w:rsidP="00DC6D6B">
      <w:pPr>
        <w:numPr>
          <w:ilvl w:val="1"/>
          <w:numId w:val="25"/>
        </w:numPr>
        <w:spacing w:before="100" w:beforeAutospacing="1" w:after="100" w:afterAutospacing="1"/>
      </w:pPr>
      <w:r>
        <w:t>C</w:t>
      </w:r>
      <w:r w:rsidR="00301164">
        <w:t>)</w:t>
      </w:r>
      <w:r>
        <w:t xml:space="preserve"> Token, Payload, Signature</w:t>
      </w:r>
    </w:p>
    <w:p w14:paraId="2A9D1DB1" w14:textId="5650DFF4" w:rsidR="0071066B" w:rsidRDefault="0071066B" w:rsidP="00DC6D6B">
      <w:pPr>
        <w:numPr>
          <w:ilvl w:val="1"/>
          <w:numId w:val="25"/>
        </w:numPr>
        <w:spacing w:before="100" w:beforeAutospacing="1" w:after="100" w:afterAutospacing="1"/>
      </w:pPr>
      <w:r>
        <w:t>D</w:t>
      </w:r>
      <w:r w:rsidR="00301164">
        <w:t>)</w:t>
      </w:r>
      <w:r>
        <w:t xml:space="preserve"> Header, Payload, Key</w:t>
      </w:r>
    </w:p>
    <w:p w14:paraId="497B8838" w14:textId="13A6BFBC" w:rsidR="00DC6D6B" w:rsidRDefault="00DC6D6B" w:rsidP="00DC6D6B">
      <w:pPr>
        <w:spacing w:before="100" w:beforeAutospacing="1" w:after="100" w:afterAutospacing="1"/>
      </w:pPr>
      <w:r w:rsidRPr="00DC6D6B">
        <w:rPr>
          <w:b/>
          <w:bCs/>
        </w:rPr>
        <w:t>Correct Answer:</w:t>
      </w:r>
      <w:r w:rsidRPr="00001FC9">
        <w:t xml:space="preserve"> </w:t>
      </w:r>
      <w:r w:rsidRPr="00DC6D6B">
        <w:t>B</w:t>
      </w:r>
      <w:r>
        <w:t>)</w:t>
      </w:r>
      <w:r w:rsidRPr="00DC6D6B">
        <w:t xml:space="preserve"> Header, Payload, Signature</w:t>
      </w:r>
    </w:p>
    <w:p w14:paraId="6888D37C" w14:textId="77777777" w:rsidR="0071066B" w:rsidRPr="00301164" w:rsidRDefault="0071066B" w:rsidP="00DC6D6B">
      <w:pPr>
        <w:pStyle w:val="NormalWeb"/>
        <w:numPr>
          <w:ilvl w:val="0"/>
          <w:numId w:val="25"/>
        </w:numPr>
        <w:rPr>
          <w:b/>
          <w:bCs/>
        </w:rPr>
      </w:pPr>
      <w:r w:rsidRPr="00301164">
        <w:rPr>
          <w:rStyle w:val="Strong"/>
          <w:b w:val="0"/>
          <w:bCs w:val="0"/>
        </w:rPr>
        <w:t>What is the primary benefit of using JWT for authentication in a REST API?</w:t>
      </w:r>
    </w:p>
    <w:p w14:paraId="64262120" w14:textId="2FE4D758" w:rsidR="0071066B" w:rsidRDefault="0071066B" w:rsidP="00DC6D6B">
      <w:pPr>
        <w:numPr>
          <w:ilvl w:val="1"/>
          <w:numId w:val="25"/>
        </w:numPr>
        <w:spacing w:before="100" w:beforeAutospacing="1" w:after="100" w:afterAutospacing="1"/>
      </w:pPr>
      <w:r>
        <w:t>A</w:t>
      </w:r>
      <w:r w:rsidR="00301164">
        <w:t>)</w:t>
      </w:r>
      <w:r>
        <w:t xml:space="preserve"> It stores session data on the server.</w:t>
      </w:r>
    </w:p>
    <w:p w14:paraId="25D1A3BD" w14:textId="45DDBC33" w:rsidR="0071066B" w:rsidRDefault="0071066B" w:rsidP="00DC6D6B">
      <w:pPr>
        <w:numPr>
          <w:ilvl w:val="1"/>
          <w:numId w:val="25"/>
        </w:numPr>
        <w:spacing w:before="100" w:beforeAutospacing="1" w:after="100" w:afterAutospacing="1"/>
      </w:pPr>
      <w:r>
        <w:t>B</w:t>
      </w:r>
      <w:r w:rsidR="00301164">
        <w:t>)</w:t>
      </w:r>
      <w:r>
        <w:t xml:space="preserve"> It allows for stateless authentication, making it easier to scale horizontally.</w:t>
      </w:r>
    </w:p>
    <w:p w14:paraId="76835EB3" w14:textId="5158B079" w:rsidR="0071066B" w:rsidRDefault="0071066B" w:rsidP="00DC6D6B">
      <w:pPr>
        <w:numPr>
          <w:ilvl w:val="1"/>
          <w:numId w:val="25"/>
        </w:numPr>
        <w:spacing w:before="100" w:beforeAutospacing="1" w:after="100" w:afterAutospacing="1"/>
      </w:pPr>
      <w:r>
        <w:t>C</w:t>
      </w:r>
      <w:r w:rsidR="00301164">
        <w:t>)</w:t>
      </w:r>
      <w:r>
        <w:t xml:space="preserve"> It encrypts all user data.</w:t>
      </w:r>
    </w:p>
    <w:p w14:paraId="28D4FF73" w14:textId="36DF072E" w:rsidR="0071066B" w:rsidRDefault="0071066B" w:rsidP="00DC6D6B">
      <w:pPr>
        <w:numPr>
          <w:ilvl w:val="1"/>
          <w:numId w:val="25"/>
        </w:numPr>
        <w:spacing w:before="100" w:beforeAutospacing="1" w:after="100" w:afterAutospacing="1"/>
      </w:pPr>
      <w:r>
        <w:t>D</w:t>
      </w:r>
      <w:r w:rsidR="00301164">
        <w:t>)</w:t>
      </w:r>
      <w:r>
        <w:t xml:space="preserve"> It is simpler to implement than other methods.</w:t>
      </w:r>
    </w:p>
    <w:p w14:paraId="454BA5F8" w14:textId="7E5E647C" w:rsidR="00DC6D6B" w:rsidRDefault="00DC6D6B" w:rsidP="00DC6D6B">
      <w:pPr>
        <w:spacing w:before="100" w:beforeAutospacing="1" w:after="100" w:afterAutospacing="1"/>
      </w:pPr>
      <w:r w:rsidRPr="00DC6D6B">
        <w:rPr>
          <w:b/>
          <w:bCs/>
        </w:rPr>
        <w:t>Correct Answer:</w:t>
      </w:r>
      <w:r w:rsidRPr="00001FC9">
        <w:t xml:space="preserve"> </w:t>
      </w:r>
      <w:r w:rsidR="00AD063F" w:rsidRPr="00AD063F">
        <w:t>B</w:t>
      </w:r>
      <w:r w:rsidR="00AD063F">
        <w:t xml:space="preserve">) </w:t>
      </w:r>
      <w:r w:rsidR="00AD063F" w:rsidRPr="00AD063F">
        <w:t>It allows for stateless authentication, making it easier to scale horizontally.</w:t>
      </w:r>
    </w:p>
    <w:p w14:paraId="0E58B386" w14:textId="77777777" w:rsidR="0071066B" w:rsidRPr="00301164" w:rsidRDefault="0071066B" w:rsidP="00DC6D6B">
      <w:pPr>
        <w:pStyle w:val="NormalWeb"/>
        <w:numPr>
          <w:ilvl w:val="0"/>
          <w:numId w:val="25"/>
        </w:numPr>
        <w:rPr>
          <w:b/>
          <w:bCs/>
        </w:rPr>
      </w:pPr>
      <w:r w:rsidRPr="00301164">
        <w:rPr>
          <w:rStyle w:val="Strong"/>
          <w:b w:val="0"/>
          <w:bCs w:val="0"/>
        </w:rPr>
        <w:t>In a JWT, what is the purpose of the signature?</w:t>
      </w:r>
    </w:p>
    <w:p w14:paraId="7BEBDFDC" w14:textId="634E4925" w:rsidR="0071066B" w:rsidRDefault="0071066B" w:rsidP="00DC6D6B">
      <w:pPr>
        <w:numPr>
          <w:ilvl w:val="1"/>
          <w:numId w:val="25"/>
        </w:numPr>
        <w:spacing w:before="100" w:beforeAutospacing="1" w:after="100" w:afterAutospacing="1"/>
      </w:pPr>
      <w:r>
        <w:t>A</w:t>
      </w:r>
      <w:r w:rsidR="00301164">
        <w:t>)</w:t>
      </w:r>
      <w:r>
        <w:t xml:space="preserve"> To encrypt the token</w:t>
      </w:r>
      <w:r w:rsidR="00AD063F">
        <w:t>.</w:t>
      </w:r>
    </w:p>
    <w:p w14:paraId="22F8065E" w14:textId="4D58E9E8" w:rsidR="0071066B" w:rsidRDefault="0071066B" w:rsidP="00DC6D6B">
      <w:pPr>
        <w:numPr>
          <w:ilvl w:val="1"/>
          <w:numId w:val="25"/>
        </w:numPr>
        <w:spacing w:before="100" w:beforeAutospacing="1" w:after="100" w:afterAutospacing="1"/>
      </w:pPr>
      <w:r>
        <w:t>B</w:t>
      </w:r>
      <w:r w:rsidR="00301164">
        <w:t>)</w:t>
      </w:r>
      <w:r>
        <w:t xml:space="preserve"> To ensure the token has not been altered</w:t>
      </w:r>
      <w:r w:rsidR="00AD063F">
        <w:t>.</w:t>
      </w:r>
    </w:p>
    <w:p w14:paraId="2018F8FA" w14:textId="0A4DBCBD" w:rsidR="0071066B" w:rsidRDefault="0071066B" w:rsidP="00DC6D6B">
      <w:pPr>
        <w:numPr>
          <w:ilvl w:val="1"/>
          <w:numId w:val="25"/>
        </w:numPr>
        <w:spacing w:before="100" w:beforeAutospacing="1" w:after="100" w:afterAutospacing="1"/>
      </w:pPr>
      <w:r>
        <w:t>C</w:t>
      </w:r>
      <w:r w:rsidR="00301164">
        <w:t>)</w:t>
      </w:r>
      <w:r>
        <w:t xml:space="preserve"> To store user data</w:t>
      </w:r>
      <w:r w:rsidR="00AD063F">
        <w:t>.</w:t>
      </w:r>
    </w:p>
    <w:p w14:paraId="79144477" w14:textId="24707BE5" w:rsidR="0071066B" w:rsidRDefault="0071066B" w:rsidP="00DC6D6B">
      <w:pPr>
        <w:numPr>
          <w:ilvl w:val="1"/>
          <w:numId w:val="25"/>
        </w:numPr>
        <w:spacing w:before="100" w:beforeAutospacing="1" w:after="100" w:afterAutospacing="1"/>
        <w:rPr>
          <w:noProof/>
        </w:rPr>
      </w:pPr>
      <w:r>
        <w:t>D</w:t>
      </w:r>
      <w:r w:rsidR="00301164">
        <w:t>)</w:t>
      </w:r>
      <w:r>
        <w:t xml:space="preserve"> To </w:t>
      </w:r>
      <w:r>
        <w:rPr>
          <w:noProof/>
        </w:rPr>
        <w:t>define the token type and algorithm</w:t>
      </w:r>
      <w:r w:rsidR="00AD063F">
        <w:rPr>
          <w:noProof/>
        </w:rPr>
        <w:t>.</w:t>
      </w:r>
    </w:p>
    <w:p w14:paraId="1A2B26A0" w14:textId="3B5AC626" w:rsidR="00DC6D6B" w:rsidRDefault="00DC6D6B" w:rsidP="00DC6D6B">
      <w:pPr>
        <w:spacing w:before="100" w:beforeAutospacing="1" w:after="100" w:afterAutospacing="1"/>
      </w:pPr>
      <w:r w:rsidRPr="00DC6D6B">
        <w:rPr>
          <w:b/>
          <w:bCs/>
        </w:rPr>
        <w:t>Correct Answer:</w:t>
      </w:r>
      <w:r w:rsidRPr="00001FC9">
        <w:t xml:space="preserve"> </w:t>
      </w:r>
      <w:r w:rsidR="00AD063F" w:rsidRPr="00AD063F">
        <w:t>B</w:t>
      </w:r>
      <w:r w:rsidR="00AD063F">
        <w:t>)</w:t>
      </w:r>
      <w:r w:rsidR="00AD063F" w:rsidRPr="00AD063F">
        <w:t xml:space="preserve"> To ensure the token has not been altered.</w:t>
      </w:r>
    </w:p>
    <w:p w14:paraId="19938B89" w14:textId="77777777" w:rsidR="0071066B" w:rsidRPr="00301164" w:rsidRDefault="0071066B" w:rsidP="00DC6D6B">
      <w:pPr>
        <w:pStyle w:val="NormalWeb"/>
        <w:numPr>
          <w:ilvl w:val="0"/>
          <w:numId w:val="25"/>
        </w:numPr>
        <w:rPr>
          <w:b/>
          <w:bCs/>
          <w:noProof/>
        </w:rPr>
      </w:pPr>
      <w:r w:rsidRPr="00301164">
        <w:rPr>
          <w:rStyle w:val="Strong"/>
          <w:b w:val="0"/>
          <w:bCs w:val="0"/>
          <w:noProof/>
        </w:rPr>
        <w:t>Which Spring Security class is responsible for handling the generation and validation of JWT tokens?</w:t>
      </w:r>
    </w:p>
    <w:p w14:paraId="4C5CB573" w14:textId="3C79D66B" w:rsidR="0071066B" w:rsidRDefault="0071066B" w:rsidP="00DC6D6B">
      <w:pPr>
        <w:numPr>
          <w:ilvl w:val="1"/>
          <w:numId w:val="25"/>
        </w:numPr>
        <w:spacing w:before="100" w:beforeAutospacing="1" w:after="100" w:afterAutospacing="1"/>
        <w:rPr>
          <w:noProof/>
        </w:rPr>
      </w:pPr>
      <w:r>
        <w:rPr>
          <w:noProof/>
        </w:rPr>
        <w:t>A</w:t>
      </w:r>
      <w:r w:rsidR="00301164">
        <w:rPr>
          <w:noProof/>
        </w:rPr>
        <w:t>)</w:t>
      </w:r>
      <w:r>
        <w:rPr>
          <w:noProof/>
        </w:rPr>
        <w:t xml:space="preserve"> JwtAuthenticationFilter</w:t>
      </w:r>
    </w:p>
    <w:p w14:paraId="1BA9DCD7" w14:textId="554F6981" w:rsidR="0071066B" w:rsidRDefault="0071066B" w:rsidP="00DC6D6B">
      <w:pPr>
        <w:numPr>
          <w:ilvl w:val="1"/>
          <w:numId w:val="25"/>
        </w:numPr>
        <w:spacing w:before="100" w:beforeAutospacing="1" w:after="100" w:afterAutospacing="1"/>
        <w:rPr>
          <w:noProof/>
        </w:rPr>
      </w:pPr>
      <w:r>
        <w:rPr>
          <w:noProof/>
        </w:rPr>
        <w:t>B</w:t>
      </w:r>
      <w:r w:rsidR="00301164">
        <w:rPr>
          <w:noProof/>
        </w:rPr>
        <w:t>)</w:t>
      </w:r>
      <w:r>
        <w:rPr>
          <w:noProof/>
        </w:rPr>
        <w:t xml:space="preserve"> JwtTokenProvider</w:t>
      </w:r>
    </w:p>
    <w:p w14:paraId="5E89D256" w14:textId="3398A360" w:rsidR="0071066B" w:rsidRDefault="0071066B" w:rsidP="00DC6D6B">
      <w:pPr>
        <w:numPr>
          <w:ilvl w:val="1"/>
          <w:numId w:val="25"/>
        </w:numPr>
        <w:spacing w:before="100" w:beforeAutospacing="1" w:after="100" w:afterAutospacing="1"/>
        <w:rPr>
          <w:noProof/>
        </w:rPr>
      </w:pPr>
      <w:r>
        <w:rPr>
          <w:noProof/>
        </w:rPr>
        <w:t>C</w:t>
      </w:r>
      <w:r w:rsidR="00301164">
        <w:rPr>
          <w:noProof/>
        </w:rPr>
        <w:t>)</w:t>
      </w:r>
      <w:r>
        <w:rPr>
          <w:noProof/>
        </w:rPr>
        <w:t xml:space="preserve"> SecurityConfig</w:t>
      </w:r>
    </w:p>
    <w:p w14:paraId="685709DA" w14:textId="50579750" w:rsidR="0071066B" w:rsidRDefault="0071066B" w:rsidP="00DC6D6B">
      <w:pPr>
        <w:numPr>
          <w:ilvl w:val="1"/>
          <w:numId w:val="25"/>
        </w:numPr>
        <w:spacing w:before="100" w:beforeAutospacing="1" w:after="100" w:afterAutospacing="1"/>
        <w:rPr>
          <w:noProof/>
        </w:rPr>
      </w:pPr>
      <w:r>
        <w:rPr>
          <w:noProof/>
        </w:rPr>
        <w:t>D</w:t>
      </w:r>
      <w:r w:rsidR="00301164">
        <w:rPr>
          <w:noProof/>
        </w:rPr>
        <w:t>)</w:t>
      </w:r>
      <w:r>
        <w:rPr>
          <w:noProof/>
        </w:rPr>
        <w:t xml:space="preserve"> UserDetailsService</w:t>
      </w:r>
    </w:p>
    <w:p w14:paraId="710BDB3C" w14:textId="1DDF22E8" w:rsidR="00DC6D6B" w:rsidRDefault="00DC6D6B" w:rsidP="00DC6D6B">
      <w:pPr>
        <w:spacing w:before="100" w:beforeAutospacing="1" w:after="100" w:afterAutospacing="1"/>
      </w:pPr>
      <w:r w:rsidRPr="00DC6D6B">
        <w:rPr>
          <w:b/>
          <w:bCs/>
        </w:rPr>
        <w:t>Correct Answer:</w:t>
      </w:r>
      <w:r w:rsidRPr="00001FC9">
        <w:t xml:space="preserve"> </w:t>
      </w:r>
      <w:r w:rsidR="00AD063F" w:rsidRPr="00AD063F">
        <w:t>B</w:t>
      </w:r>
      <w:r w:rsidR="00AD063F">
        <w:t>)</w:t>
      </w:r>
      <w:r w:rsidR="00AD063F" w:rsidRPr="00AD063F">
        <w:t xml:space="preserve"> </w:t>
      </w:r>
      <w:proofErr w:type="spellStart"/>
      <w:r w:rsidR="00AD063F" w:rsidRPr="00AD063F">
        <w:t>JwtTokenProvider</w:t>
      </w:r>
      <w:proofErr w:type="spellEnd"/>
    </w:p>
    <w:p w14:paraId="6E21DD83" w14:textId="77777777" w:rsidR="0071066B" w:rsidRPr="00301164" w:rsidRDefault="0071066B" w:rsidP="00DC6D6B">
      <w:pPr>
        <w:pStyle w:val="NormalWeb"/>
        <w:numPr>
          <w:ilvl w:val="0"/>
          <w:numId w:val="25"/>
        </w:numPr>
        <w:rPr>
          <w:b/>
          <w:bCs/>
          <w:noProof/>
        </w:rPr>
      </w:pPr>
      <w:r w:rsidRPr="00301164">
        <w:rPr>
          <w:rStyle w:val="Strong"/>
          <w:b w:val="0"/>
          <w:bCs w:val="0"/>
          <w:noProof/>
        </w:rPr>
        <w:t>How does the server verify a JWT token sent by the client?</w:t>
      </w:r>
    </w:p>
    <w:p w14:paraId="243BEB52" w14:textId="0E1112E0" w:rsidR="0071066B" w:rsidRDefault="0071066B" w:rsidP="00DC6D6B">
      <w:pPr>
        <w:numPr>
          <w:ilvl w:val="1"/>
          <w:numId w:val="25"/>
        </w:numPr>
        <w:spacing w:before="100" w:beforeAutospacing="1" w:after="100" w:afterAutospacing="1"/>
        <w:rPr>
          <w:noProof/>
        </w:rPr>
      </w:pPr>
      <w:r>
        <w:rPr>
          <w:noProof/>
        </w:rPr>
        <w:t>A</w:t>
      </w:r>
      <w:r w:rsidR="00301164">
        <w:rPr>
          <w:noProof/>
        </w:rPr>
        <w:t>)</w:t>
      </w:r>
      <w:r>
        <w:rPr>
          <w:noProof/>
        </w:rPr>
        <w:t xml:space="preserve"> By decrypting the token using the private key</w:t>
      </w:r>
    </w:p>
    <w:p w14:paraId="29BF5EAA" w14:textId="70126CD8" w:rsidR="0071066B" w:rsidRDefault="0071066B" w:rsidP="00DC6D6B">
      <w:pPr>
        <w:numPr>
          <w:ilvl w:val="1"/>
          <w:numId w:val="25"/>
        </w:numPr>
        <w:spacing w:before="100" w:beforeAutospacing="1" w:after="100" w:afterAutospacing="1"/>
        <w:rPr>
          <w:noProof/>
        </w:rPr>
      </w:pPr>
      <w:r>
        <w:rPr>
          <w:noProof/>
        </w:rPr>
        <w:lastRenderedPageBreak/>
        <w:t>B</w:t>
      </w:r>
      <w:r w:rsidR="00301164">
        <w:rPr>
          <w:noProof/>
        </w:rPr>
        <w:t>)</w:t>
      </w:r>
      <w:r>
        <w:rPr>
          <w:noProof/>
        </w:rPr>
        <w:t xml:space="preserve"> By checking the token against a database</w:t>
      </w:r>
    </w:p>
    <w:p w14:paraId="2D9F6A3D" w14:textId="5F5EB18B" w:rsidR="0071066B" w:rsidRDefault="0071066B" w:rsidP="00DC6D6B">
      <w:pPr>
        <w:numPr>
          <w:ilvl w:val="1"/>
          <w:numId w:val="25"/>
        </w:numPr>
        <w:spacing w:before="100" w:beforeAutospacing="1" w:after="100" w:afterAutospacing="1"/>
        <w:rPr>
          <w:noProof/>
        </w:rPr>
      </w:pPr>
      <w:r>
        <w:rPr>
          <w:noProof/>
        </w:rPr>
        <w:t>C</w:t>
      </w:r>
      <w:r w:rsidR="00301164">
        <w:rPr>
          <w:noProof/>
        </w:rPr>
        <w:t>)</w:t>
      </w:r>
      <w:r>
        <w:rPr>
          <w:noProof/>
        </w:rPr>
        <w:t xml:space="preserve"> By recreating the token value using the secret key</w:t>
      </w:r>
    </w:p>
    <w:p w14:paraId="57BB6EC4" w14:textId="53EFCD35" w:rsidR="0071066B" w:rsidRDefault="0071066B" w:rsidP="00DC6D6B">
      <w:pPr>
        <w:numPr>
          <w:ilvl w:val="1"/>
          <w:numId w:val="25"/>
        </w:numPr>
        <w:spacing w:before="100" w:beforeAutospacing="1" w:after="100" w:afterAutospacing="1"/>
        <w:rPr>
          <w:noProof/>
        </w:rPr>
      </w:pPr>
      <w:r>
        <w:rPr>
          <w:noProof/>
        </w:rPr>
        <w:t>D</w:t>
      </w:r>
      <w:r w:rsidR="00301164">
        <w:rPr>
          <w:noProof/>
        </w:rPr>
        <w:t>)</w:t>
      </w:r>
      <w:r>
        <w:rPr>
          <w:noProof/>
        </w:rPr>
        <w:t xml:space="preserve"> By querying an external authentication service</w:t>
      </w:r>
    </w:p>
    <w:p w14:paraId="29C6F29E" w14:textId="787FA99B" w:rsidR="00DC6D6B" w:rsidRDefault="00DC6D6B" w:rsidP="00DC6D6B">
      <w:pPr>
        <w:spacing w:before="100" w:beforeAutospacing="1" w:after="100" w:afterAutospacing="1"/>
      </w:pPr>
      <w:r w:rsidRPr="00DC6D6B">
        <w:rPr>
          <w:b/>
          <w:bCs/>
        </w:rPr>
        <w:t>Correct Answer:</w:t>
      </w:r>
      <w:r w:rsidRPr="00001FC9">
        <w:t xml:space="preserve"> </w:t>
      </w:r>
      <w:r w:rsidR="00544E47" w:rsidRPr="00544E47">
        <w:t>C</w:t>
      </w:r>
      <w:r w:rsidR="00544E47">
        <w:t>)</w:t>
      </w:r>
      <w:r w:rsidR="00544E47" w:rsidRPr="00544E47">
        <w:t xml:space="preserve"> By recreating the token value using the secret </w:t>
      </w:r>
      <w:proofErr w:type="gramStart"/>
      <w:r w:rsidR="00544E47" w:rsidRPr="00544E47">
        <w:t>key</w:t>
      </w:r>
      <w:proofErr w:type="gramEnd"/>
    </w:p>
    <w:p w14:paraId="4C952F6B" w14:textId="77777777" w:rsidR="0071066B" w:rsidRPr="00301164" w:rsidRDefault="0071066B" w:rsidP="00DC6D6B">
      <w:pPr>
        <w:pStyle w:val="NormalWeb"/>
        <w:numPr>
          <w:ilvl w:val="0"/>
          <w:numId w:val="25"/>
        </w:numPr>
        <w:rPr>
          <w:b/>
          <w:bCs/>
          <w:noProof/>
        </w:rPr>
      </w:pPr>
      <w:r w:rsidRPr="00301164">
        <w:rPr>
          <w:rStyle w:val="Strong"/>
          <w:b w:val="0"/>
          <w:bCs w:val="0"/>
          <w:noProof/>
        </w:rPr>
        <w:t>Which method in the JwtTokenProvider class is used to generate a JWT token?</w:t>
      </w:r>
    </w:p>
    <w:p w14:paraId="1248EA06" w14:textId="6F88DA0C" w:rsidR="0071066B" w:rsidRDefault="0071066B" w:rsidP="00DC6D6B">
      <w:pPr>
        <w:numPr>
          <w:ilvl w:val="1"/>
          <w:numId w:val="25"/>
        </w:numPr>
        <w:spacing w:before="100" w:beforeAutospacing="1" w:after="100" w:afterAutospacing="1"/>
        <w:rPr>
          <w:noProof/>
        </w:rPr>
      </w:pPr>
      <w:r>
        <w:rPr>
          <w:noProof/>
        </w:rPr>
        <w:t>A</w:t>
      </w:r>
      <w:r w:rsidR="00301164">
        <w:rPr>
          <w:noProof/>
        </w:rPr>
        <w:t>)</w:t>
      </w:r>
      <w:r>
        <w:rPr>
          <w:noProof/>
        </w:rPr>
        <w:t xml:space="preserve"> generateToken()</w:t>
      </w:r>
    </w:p>
    <w:p w14:paraId="1246ACF8" w14:textId="35DBC396" w:rsidR="0071066B" w:rsidRDefault="0071066B" w:rsidP="00DC6D6B">
      <w:pPr>
        <w:numPr>
          <w:ilvl w:val="1"/>
          <w:numId w:val="25"/>
        </w:numPr>
        <w:spacing w:before="100" w:beforeAutospacing="1" w:after="100" w:afterAutospacing="1"/>
        <w:rPr>
          <w:noProof/>
        </w:rPr>
      </w:pPr>
      <w:r>
        <w:rPr>
          <w:noProof/>
        </w:rPr>
        <w:t>B</w:t>
      </w:r>
      <w:r w:rsidR="00301164">
        <w:rPr>
          <w:noProof/>
        </w:rPr>
        <w:t>)</w:t>
      </w:r>
      <w:r>
        <w:rPr>
          <w:noProof/>
        </w:rPr>
        <w:t xml:space="preserve"> createToken()</w:t>
      </w:r>
    </w:p>
    <w:p w14:paraId="3C664FD4" w14:textId="39DBF9B5" w:rsidR="0071066B" w:rsidRDefault="0071066B" w:rsidP="00DC6D6B">
      <w:pPr>
        <w:numPr>
          <w:ilvl w:val="1"/>
          <w:numId w:val="25"/>
        </w:numPr>
        <w:spacing w:before="100" w:beforeAutospacing="1" w:after="100" w:afterAutospacing="1"/>
        <w:rPr>
          <w:noProof/>
        </w:rPr>
      </w:pPr>
      <w:r>
        <w:rPr>
          <w:noProof/>
        </w:rPr>
        <w:t>C</w:t>
      </w:r>
      <w:r w:rsidR="00301164">
        <w:rPr>
          <w:noProof/>
        </w:rPr>
        <w:t>)</w:t>
      </w:r>
      <w:r>
        <w:rPr>
          <w:noProof/>
        </w:rPr>
        <w:t xml:space="preserve"> validateToken()</w:t>
      </w:r>
    </w:p>
    <w:p w14:paraId="3C115886" w14:textId="03A90934" w:rsidR="0071066B" w:rsidRDefault="0071066B" w:rsidP="00DC6D6B">
      <w:pPr>
        <w:numPr>
          <w:ilvl w:val="1"/>
          <w:numId w:val="25"/>
        </w:numPr>
        <w:spacing w:before="100" w:beforeAutospacing="1" w:after="100" w:afterAutospacing="1"/>
        <w:rPr>
          <w:noProof/>
        </w:rPr>
      </w:pPr>
      <w:r>
        <w:rPr>
          <w:noProof/>
        </w:rPr>
        <w:t>D</w:t>
      </w:r>
      <w:r w:rsidR="00301164">
        <w:rPr>
          <w:noProof/>
        </w:rPr>
        <w:t>)</w:t>
      </w:r>
      <w:r>
        <w:rPr>
          <w:noProof/>
        </w:rPr>
        <w:t xml:space="preserve"> getToken()</w:t>
      </w:r>
    </w:p>
    <w:p w14:paraId="262973C1" w14:textId="4E767075" w:rsidR="00DC6D6B" w:rsidRDefault="00DC6D6B" w:rsidP="00DC6D6B">
      <w:pPr>
        <w:spacing w:before="100" w:beforeAutospacing="1" w:after="100" w:afterAutospacing="1"/>
      </w:pPr>
      <w:r w:rsidRPr="00DC6D6B">
        <w:rPr>
          <w:b/>
          <w:bCs/>
        </w:rPr>
        <w:t>Correct Answer:</w:t>
      </w:r>
      <w:r w:rsidRPr="00001FC9">
        <w:t xml:space="preserve"> </w:t>
      </w:r>
      <w:r w:rsidR="00544E47" w:rsidRPr="00544E47">
        <w:t>A</w:t>
      </w:r>
      <w:r w:rsidR="00544E47">
        <w:t>)</w:t>
      </w:r>
      <w:r w:rsidR="00544E47" w:rsidRPr="00544E47">
        <w:t xml:space="preserve"> </w:t>
      </w:r>
      <w:proofErr w:type="spellStart"/>
      <w:proofErr w:type="gramStart"/>
      <w:r w:rsidR="00544E47" w:rsidRPr="00544E47">
        <w:t>generateToken</w:t>
      </w:r>
      <w:proofErr w:type="spellEnd"/>
      <w:r w:rsidR="00544E47" w:rsidRPr="00544E47">
        <w:t>(</w:t>
      </w:r>
      <w:proofErr w:type="gramEnd"/>
      <w:r w:rsidR="00544E47" w:rsidRPr="00544E47">
        <w:t>)</w:t>
      </w:r>
    </w:p>
    <w:p w14:paraId="007DE4BA" w14:textId="77777777" w:rsidR="0071066B" w:rsidRPr="00301164" w:rsidRDefault="0071066B" w:rsidP="00DC6D6B">
      <w:pPr>
        <w:pStyle w:val="NormalWeb"/>
        <w:numPr>
          <w:ilvl w:val="0"/>
          <w:numId w:val="25"/>
        </w:numPr>
        <w:rPr>
          <w:b/>
          <w:bCs/>
          <w:noProof/>
        </w:rPr>
      </w:pPr>
      <w:r w:rsidRPr="00301164">
        <w:rPr>
          <w:rStyle w:val="Strong"/>
          <w:b w:val="0"/>
          <w:bCs w:val="0"/>
          <w:noProof/>
        </w:rPr>
        <w:t>What is the purpose of the JwtAuthenticationFilter class?</w:t>
      </w:r>
    </w:p>
    <w:p w14:paraId="78BC5117" w14:textId="5A3E0E76" w:rsidR="0071066B" w:rsidRDefault="0071066B" w:rsidP="00DC6D6B">
      <w:pPr>
        <w:numPr>
          <w:ilvl w:val="1"/>
          <w:numId w:val="25"/>
        </w:numPr>
        <w:spacing w:before="100" w:beforeAutospacing="1" w:after="100" w:afterAutospacing="1"/>
        <w:rPr>
          <w:noProof/>
        </w:rPr>
      </w:pPr>
      <w:r>
        <w:rPr>
          <w:noProof/>
        </w:rPr>
        <w:t>A</w:t>
      </w:r>
      <w:r w:rsidR="00301164">
        <w:rPr>
          <w:noProof/>
        </w:rPr>
        <w:t>)</w:t>
      </w:r>
      <w:r>
        <w:rPr>
          <w:noProof/>
        </w:rPr>
        <w:t xml:space="preserve"> To generate JWT tokens</w:t>
      </w:r>
      <w:r w:rsidR="00544E47">
        <w:rPr>
          <w:noProof/>
        </w:rPr>
        <w:t>.</w:t>
      </w:r>
    </w:p>
    <w:p w14:paraId="6B7FCEEC" w14:textId="19BDA53A" w:rsidR="0071066B" w:rsidRDefault="0071066B" w:rsidP="00DC6D6B">
      <w:pPr>
        <w:numPr>
          <w:ilvl w:val="1"/>
          <w:numId w:val="25"/>
        </w:numPr>
        <w:spacing w:before="100" w:beforeAutospacing="1" w:after="100" w:afterAutospacing="1"/>
        <w:rPr>
          <w:noProof/>
        </w:rPr>
      </w:pPr>
      <w:r>
        <w:rPr>
          <w:noProof/>
        </w:rPr>
        <w:t>B</w:t>
      </w:r>
      <w:r w:rsidR="00301164">
        <w:rPr>
          <w:noProof/>
        </w:rPr>
        <w:t>)</w:t>
      </w:r>
      <w:r>
        <w:rPr>
          <w:noProof/>
        </w:rPr>
        <w:t xml:space="preserve"> To parse and validate incoming JWT tokens</w:t>
      </w:r>
      <w:r w:rsidR="00544E47">
        <w:rPr>
          <w:noProof/>
        </w:rPr>
        <w:t>.</w:t>
      </w:r>
    </w:p>
    <w:p w14:paraId="21322AF3" w14:textId="1B786C2D" w:rsidR="0071066B" w:rsidRDefault="0071066B" w:rsidP="00DC6D6B">
      <w:pPr>
        <w:numPr>
          <w:ilvl w:val="1"/>
          <w:numId w:val="25"/>
        </w:numPr>
        <w:spacing w:before="100" w:beforeAutospacing="1" w:after="100" w:afterAutospacing="1"/>
        <w:rPr>
          <w:noProof/>
        </w:rPr>
      </w:pPr>
      <w:r>
        <w:rPr>
          <w:noProof/>
        </w:rPr>
        <w:t>C</w:t>
      </w:r>
      <w:r w:rsidR="00301164">
        <w:rPr>
          <w:noProof/>
        </w:rPr>
        <w:t>)</w:t>
      </w:r>
      <w:r>
        <w:rPr>
          <w:noProof/>
        </w:rPr>
        <w:t xml:space="preserve"> To store user sessions</w:t>
      </w:r>
      <w:r w:rsidR="00544E47">
        <w:rPr>
          <w:noProof/>
        </w:rPr>
        <w:t>.</w:t>
      </w:r>
    </w:p>
    <w:p w14:paraId="1CA65F75" w14:textId="75DAC679" w:rsidR="0071066B" w:rsidRDefault="0071066B" w:rsidP="00DC6D6B">
      <w:pPr>
        <w:numPr>
          <w:ilvl w:val="1"/>
          <w:numId w:val="25"/>
        </w:numPr>
        <w:spacing w:before="100" w:beforeAutospacing="1" w:after="100" w:afterAutospacing="1"/>
        <w:rPr>
          <w:noProof/>
        </w:rPr>
      </w:pPr>
      <w:r>
        <w:rPr>
          <w:noProof/>
        </w:rPr>
        <w:t>D</w:t>
      </w:r>
      <w:r w:rsidR="00301164">
        <w:rPr>
          <w:noProof/>
        </w:rPr>
        <w:t>)</w:t>
      </w:r>
      <w:r>
        <w:rPr>
          <w:noProof/>
        </w:rPr>
        <w:t xml:space="preserve"> To hash user passwords</w:t>
      </w:r>
      <w:r w:rsidR="00544E47">
        <w:rPr>
          <w:noProof/>
        </w:rPr>
        <w:t>.</w:t>
      </w:r>
    </w:p>
    <w:p w14:paraId="0EDE5B2E" w14:textId="64FCFEC6" w:rsidR="00DC6D6B" w:rsidRDefault="00DC6D6B" w:rsidP="00DC6D6B">
      <w:pPr>
        <w:spacing w:before="100" w:beforeAutospacing="1" w:after="100" w:afterAutospacing="1"/>
      </w:pPr>
      <w:r w:rsidRPr="00DC6D6B">
        <w:rPr>
          <w:b/>
          <w:bCs/>
        </w:rPr>
        <w:t>Correct Answer:</w:t>
      </w:r>
      <w:r w:rsidRPr="00001FC9">
        <w:t xml:space="preserve"> </w:t>
      </w:r>
      <w:r w:rsidR="00544E47" w:rsidRPr="00544E47">
        <w:t>B</w:t>
      </w:r>
      <w:r w:rsidR="00544E47">
        <w:t>)</w:t>
      </w:r>
      <w:r w:rsidR="00544E47" w:rsidRPr="00544E47">
        <w:t xml:space="preserve"> To parse and validate incoming JWT tokens</w:t>
      </w:r>
      <w:r w:rsidR="00544E47">
        <w:t>.</w:t>
      </w:r>
    </w:p>
    <w:p w14:paraId="35A8C14E" w14:textId="77777777" w:rsidR="0071066B" w:rsidRPr="00301164" w:rsidRDefault="0071066B" w:rsidP="00DC6D6B">
      <w:pPr>
        <w:pStyle w:val="NormalWeb"/>
        <w:numPr>
          <w:ilvl w:val="0"/>
          <w:numId w:val="25"/>
        </w:numPr>
        <w:rPr>
          <w:b/>
          <w:bCs/>
          <w:noProof/>
        </w:rPr>
      </w:pPr>
      <w:r w:rsidRPr="00301164">
        <w:rPr>
          <w:rStyle w:val="Strong"/>
          <w:b w:val="0"/>
          <w:bCs w:val="0"/>
          <w:noProof/>
        </w:rPr>
        <w:t>Why is BCrypt used in the UserService class?</w:t>
      </w:r>
    </w:p>
    <w:p w14:paraId="260C90D9" w14:textId="58C6E4A5" w:rsidR="0071066B" w:rsidRDefault="0071066B" w:rsidP="00DC6D6B">
      <w:pPr>
        <w:numPr>
          <w:ilvl w:val="1"/>
          <w:numId w:val="25"/>
        </w:numPr>
        <w:spacing w:before="100" w:beforeAutospacing="1" w:after="100" w:afterAutospacing="1"/>
        <w:rPr>
          <w:noProof/>
        </w:rPr>
      </w:pPr>
      <w:r>
        <w:rPr>
          <w:noProof/>
        </w:rPr>
        <w:t>A</w:t>
      </w:r>
      <w:r w:rsidR="00301164">
        <w:rPr>
          <w:noProof/>
        </w:rPr>
        <w:t>)</w:t>
      </w:r>
      <w:r>
        <w:rPr>
          <w:noProof/>
        </w:rPr>
        <w:t xml:space="preserve"> To encrypt the JWT tokens</w:t>
      </w:r>
      <w:r w:rsidR="00544E47">
        <w:rPr>
          <w:noProof/>
        </w:rPr>
        <w:t>.</w:t>
      </w:r>
    </w:p>
    <w:p w14:paraId="4B1DA18F" w14:textId="613E6B4D" w:rsidR="0071066B" w:rsidRDefault="0071066B" w:rsidP="00DC6D6B">
      <w:pPr>
        <w:numPr>
          <w:ilvl w:val="1"/>
          <w:numId w:val="25"/>
        </w:numPr>
        <w:spacing w:before="100" w:beforeAutospacing="1" w:after="100" w:afterAutospacing="1"/>
        <w:rPr>
          <w:noProof/>
        </w:rPr>
      </w:pPr>
      <w:r>
        <w:rPr>
          <w:noProof/>
        </w:rPr>
        <w:t>B</w:t>
      </w:r>
      <w:r w:rsidR="00301164">
        <w:rPr>
          <w:noProof/>
        </w:rPr>
        <w:t>)</w:t>
      </w:r>
      <w:r>
        <w:rPr>
          <w:noProof/>
        </w:rPr>
        <w:t xml:space="preserve"> To hash passwords before storing them in the database</w:t>
      </w:r>
      <w:r w:rsidR="00544E47">
        <w:rPr>
          <w:noProof/>
        </w:rPr>
        <w:t>.</w:t>
      </w:r>
    </w:p>
    <w:p w14:paraId="4ACBC4CA" w14:textId="32A74F40" w:rsidR="0071066B" w:rsidRDefault="0071066B" w:rsidP="00DC6D6B">
      <w:pPr>
        <w:numPr>
          <w:ilvl w:val="1"/>
          <w:numId w:val="25"/>
        </w:numPr>
        <w:spacing w:before="100" w:beforeAutospacing="1" w:after="100" w:afterAutospacing="1"/>
        <w:rPr>
          <w:noProof/>
        </w:rPr>
      </w:pPr>
      <w:r>
        <w:rPr>
          <w:noProof/>
        </w:rPr>
        <w:t>C</w:t>
      </w:r>
      <w:r w:rsidR="00301164">
        <w:rPr>
          <w:noProof/>
        </w:rPr>
        <w:t>)</w:t>
      </w:r>
      <w:r>
        <w:rPr>
          <w:noProof/>
        </w:rPr>
        <w:t xml:space="preserve"> To parse JWT tokens</w:t>
      </w:r>
      <w:r w:rsidR="00544E47">
        <w:rPr>
          <w:noProof/>
        </w:rPr>
        <w:t>.</w:t>
      </w:r>
    </w:p>
    <w:p w14:paraId="06494B0F" w14:textId="579821C4" w:rsidR="0071066B" w:rsidRDefault="0071066B" w:rsidP="00DC6D6B">
      <w:pPr>
        <w:numPr>
          <w:ilvl w:val="1"/>
          <w:numId w:val="25"/>
        </w:numPr>
        <w:spacing w:before="100" w:beforeAutospacing="1" w:after="100" w:afterAutospacing="1"/>
      </w:pPr>
      <w:r>
        <w:t>D</w:t>
      </w:r>
      <w:r w:rsidR="00301164">
        <w:t>)</w:t>
      </w:r>
      <w:r>
        <w:t xml:space="preserve"> To encode user data</w:t>
      </w:r>
      <w:r w:rsidR="00544E47">
        <w:t>.</w:t>
      </w:r>
    </w:p>
    <w:p w14:paraId="79B3972C" w14:textId="08A7D213" w:rsidR="00DC6D6B" w:rsidRDefault="00DC6D6B" w:rsidP="00DC6D6B">
      <w:pPr>
        <w:spacing w:before="100" w:beforeAutospacing="1" w:after="100" w:afterAutospacing="1"/>
      </w:pPr>
      <w:r w:rsidRPr="00DC6D6B">
        <w:rPr>
          <w:b/>
          <w:bCs/>
        </w:rPr>
        <w:t>Correct Answer:</w:t>
      </w:r>
      <w:r w:rsidRPr="00001FC9">
        <w:t xml:space="preserve"> </w:t>
      </w:r>
      <w:r w:rsidR="00544E47" w:rsidRPr="00544E47">
        <w:t>B</w:t>
      </w:r>
      <w:r w:rsidR="00544E47">
        <w:t>)</w:t>
      </w:r>
      <w:r w:rsidR="00544E47" w:rsidRPr="00544E47">
        <w:t xml:space="preserve"> To hash passwords before storing them in the database</w:t>
      </w:r>
      <w:r w:rsidR="00544E47">
        <w:t>.</w:t>
      </w:r>
    </w:p>
    <w:p w14:paraId="44D1317A" w14:textId="77777777" w:rsidR="0071066B" w:rsidRPr="00301164" w:rsidRDefault="0071066B" w:rsidP="00DC6D6B">
      <w:pPr>
        <w:pStyle w:val="NormalWeb"/>
        <w:numPr>
          <w:ilvl w:val="0"/>
          <w:numId w:val="25"/>
        </w:numPr>
        <w:rPr>
          <w:b/>
          <w:bCs/>
        </w:rPr>
      </w:pPr>
      <w:r w:rsidRPr="00301164">
        <w:rPr>
          <w:rStyle w:val="Strong"/>
          <w:b w:val="0"/>
          <w:bCs w:val="0"/>
        </w:rPr>
        <w:t>What is a major advantage of JWT over traditional session-based authentication?</w:t>
      </w:r>
    </w:p>
    <w:p w14:paraId="2863E38C" w14:textId="3044B87A" w:rsidR="0071066B" w:rsidRDefault="0071066B" w:rsidP="00DC6D6B">
      <w:pPr>
        <w:numPr>
          <w:ilvl w:val="1"/>
          <w:numId w:val="25"/>
        </w:numPr>
        <w:spacing w:before="100" w:beforeAutospacing="1" w:after="100" w:afterAutospacing="1"/>
      </w:pPr>
      <w:r>
        <w:t>A</w:t>
      </w:r>
      <w:r w:rsidR="00301164">
        <w:t>)</w:t>
      </w:r>
      <w:r>
        <w:t xml:space="preserve"> JWT is simpler to implement.</w:t>
      </w:r>
    </w:p>
    <w:p w14:paraId="1B1D3D9D" w14:textId="7CE797D3" w:rsidR="0071066B" w:rsidRDefault="0071066B" w:rsidP="00DC6D6B">
      <w:pPr>
        <w:numPr>
          <w:ilvl w:val="1"/>
          <w:numId w:val="25"/>
        </w:numPr>
        <w:spacing w:before="100" w:beforeAutospacing="1" w:after="100" w:afterAutospacing="1"/>
      </w:pPr>
      <w:r>
        <w:t>B</w:t>
      </w:r>
      <w:r w:rsidR="00301164">
        <w:t>)</w:t>
      </w:r>
      <w:r>
        <w:t xml:space="preserve"> JWT allows for stateful authentication.</w:t>
      </w:r>
    </w:p>
    <w:p w14:paraId="4BD17C03" w14:textId="4D392E8D" w:rsidR="0071066B" w:rsidRDefault="0071066B" w:rsidP="00DC6D6B">
      <w:pPr>
        <w:numPr>
          <w:ilvl w:val="1"/>
          <w:numId w:val="25"/>
        </w:numPr>
        <w:spacing w:before="100" w:beforeAutospacing="1" w:after="100" w:afterAutospacing="1"/>
      </w:pPr>
      <w:r>
        <w:t>C</w:t>
      </w:r>
      <w:r w:rsidR="00301164">
        <w:t>)</w:t>
      </w:r>
      <w:r>
        <w:t xml:space="preserve"> JWT eliminates the need for server-side session storage.</w:t>
      </w:r>
    </w:p>
    <w:p w14:paraId="3E8F5FF9" w14:textId="10677C37" w:rsidR="0071066B" w:rsidRDefault="0071066B" w:rsidP="00DC6D6B">
      <w:pPr>
        <w:numPr>
          <w:ilvl w:val="1"/>
          <w:numId w:val="25"/>
        </w:numPr>
        <w:spacing w:before="100" w:beforeAutospacing="1" w:after="100" w:afterAutospacing="1"/>
      </w:pPr>
      <w:r>
        <w:t>D</w:t>
      </w:r>
      <w:r w:rsidR="00301164">
        <w:t>)</w:t>
      </w:r>
      <w:r>
        <w:t xml:space="preserve"> JWT tokens are always encrypted.</w:t>
      </w:r>
    </w:p>
    <w:p w14:paraId="431BF50A" w14:textId="23F39378" w:rsidR="00DC6D6B" w:rsidRDefault="00DC6D6B" w:rsidP="00DC6D6B">
      <w:pPr>
        <w:spacing w:before="100" w:beforeAutospacing="1" w:after="100" w:afterAutospacing="1"/>
      </w:pPr>
      <w:r w:rsidRPr="00DC6D6B">
        <w:rPr>
          <w:b/>
          <w:bCs/>
        </w:rPr>
        <w:t>Correct Answer:</w:t>
      </w:r>
      <w:r w:rsidRPr="00001FC9">
        <w:t xml:space="preserve"> </w:t>
      </w:r>
      <w:r w:rsidR="00544E47" w:rsidRPr="00544E47">
        <w:t>C</w:t>
      </w:r>
      <w:r w:rsidR="00544E47">
        <w:t>)</w:t>
      </w:r>
      <w:r w:rsidR="00544E47" w:rsidRPr="00544E47">
        <w:t xml:space="preserve"> JWT eliminates the need for server-side session storage.</w:t>
      </w:r>
    </w:p>
    <w:p w14:paraId="1D61A7FB" w14:textId="77777777" w:rsidR="0071066B" w:rsidRPr="00301164" w:rsidRDefault="0071066B" w:rsidP="00DC6D6B">
      <w:pPr>
        <w:pStyle w:val="NormalWeb"/>
        <w:numPr>
          <w:ilvl w:val="0"/>
          <w:numId w:val="25"/>
        </w:numPr>
        <w:rPr>
          <w:b/>
          <w:bCs/>
          <w:noProof/>
        </w:rPr>
      </w:pPr>
      <w:r w:rsidRPr="00301164">
        <w:rPr>
          <w:rStyle w:val="Strong"/>
          <w:b w:val="0"/>
          <w:bCs w:val="0"/>
        </w:rPr>
        <w:t xml:space="preserve">Which </w:t>
      </w:r>
      <w:r w:rsidRPr="00301164">
        <w:rPr>
          <w:rStyle w:val="Strong"/>
          <w:b w:val="0"/>
          <w:bCs w:val="0"/>
          <w:noProof/>
        </w:rPr>
        <w:t>dependency is required for JWT functionality in a Spring Boot application?</w:t>
      </w:r>
    </w:p>
    <w:p w14:paraId="4675F777" w14:textId="5ABC329F" w:rsidR="0071066B" w:rsidRDefault="0071066B" w:rsidP="00DC6D6B">
      <w:pPr>
        <w:numPr>
          <w:ilvl w:val="1"/>
          <w:numId w:val="25"/>
        </w:numPr>
        <w:spacing w:before="100" w:beforeAutospacing="1" w:after="100" w:afterAutospacing="1"/>
        <w:rPr>
          <w:noProof/>
        </w:rPr>
      </w:pPr>
      <w:r>
        <w:rPr>
          <w:noProof/>
        </w:rPr>
        <w:t>A</w:t>
      </w:r>
      <w:r w:rsidR="00301164">
        <w:rPr>
          <w:noProof/>
        </w:rPr>
        <w:t>)</w:t>
      </w:r>
      <w:r>
        <w:rPr>
          <w:noProof/>
        </w:rPr>
        <w:t xml:space="preserve"> spring-boot-starter-web</w:t>
      </w:r>
    </w:p>
    <w:p w14:paraId="36A35B4F" w14:textId="67367094" w:rsidR="0071066B" w:rsidRDefault="0071066B" w:rsidP="00DC6D6B">
      <w:pPr>
        <w:numPr>
          <w:ilvl w:val="1"/>
          <w:numId w:val="25"/>
        </w:numPr>
        <w:spacing w:before="100" w:beforeAutospacing="1" w:after="100" w:afterAutospacing="1"/>
        <w:rPr>
          <w:noProof/>
        </w:rPr>
      </w:pPr>
      <w:r>
        <w:rPr>
          <w:noProof/>
        </w:rPr>
        <w:t>B</w:t>
      </w:r>
      <w:r w:rsidR="00301164">
        <w:rPr>
          <w:noProof/>
        </w:rPr>
        <w:t>)</w:t>
      </w:r>
      <w:r>
        <w:rPr>
          <w:noProof/>
        </w:rPr>
        <w:t xml:space="preserve"> jjwt-api</w:t>
      </w:r>
    </w:p>
    <w:p w14:paraId="33F2BFB0" w14:textId="782CA636" w:rsidR="0071066B" w:rsidRDefault="0071066B" w:rsidP="00DC6D6B">
      <w:pPr>
        <w:numPr>
          <w:ilvl w:val="1"/>
          <w:numId w:val="25"/>
        </w:numPr>
        <w:spacing w:before="100" w:beforeAutospacing="1" w:after="100" w:afterAutospacing="1"/>
        <w:rPr>
          <w:noProof/>
        </w:rPr>
      </w:pPr>
      <w:r>
        <w:rPr>
          <w:noProof/>
        </w:rPr>
        <w:t>C</w:t>
      </w:r>
      <w:r w:rsidR="00301164">
        <w:rPr>
          <w:noProof/>
        </w:rPr>
        <w:t>)</w:t>
      </w:r>
      <w:r>
        <w:rPr>
          <w:noProof/>
        </w:rPr>
        <w:t xml:space="preserve"> spring-boot-starter-data-jpa</w:t>
      </w:r>
    </w:p>
    <w:p w14:paraId="02B0A28D" w14:textId="3F18583F" w:rsidR="0071066B" w:rsidRDefault="0071066B" w:rsidP="00DC6D6B">
      <w:pPr>
        <w:numPr>
          <w:ilvl w:val="1"/>
          <w:numId w:val="25"/>
        </w:numPr>
        <w:spacing w:before="100" w:beforeAutospacing="1" w:after="100" w:afterAutospacing="1"/>
        <w:rPr>
          <w:noProof/>
        </w:rPr>
      </w:pPr>
      <w:r>
        <w:rPr>
          <w:noProof/>
        </w:rPr>
        <w:t>D</w:t>
      </w:r>
      <w:r w:rsidR="00301164">
        <w:rPr>
          <w:noProof/>
        </w:rPr>
        <w:t>)</w:t>
      </w:r>
      <w:r>
        <w:rPr>
          <w:noProof/>
        </w:rPr>
        <w:t xml:space="preserve"> spring-boot-starter-thymeleaf</w:t>
      </w:r>
    </w:p>
    <w:p w14:paraId="07AE412A" w14:textId="768F1226" w:rsidR="00DC6D6B" w:rsidRDefault="00DC6D6B" w:rsidP="00DC6D6B">
      <w:pPr>
        <w:spacing w:before="100" w:beforeAutospacing="1" w:after="100" w:afterAutospacing="1"/>
      </w:pPr>
      <w:r w:rsidRPr="00DC6D6B">
        <w:rPr>
          <w:b/>
          <w:bCs/>
        </w:rPr>
        <w:t>Correct Answer:</w:t>
      </w:r>
      <w:r w:rsidRPr="00001FC9">
        <w:t xml:space="preserve"> </w:t>
      </w:r>
      <w:r w:rsidR="00544E47" w:rsidRPr="00544E47">
        <w:t xml:space="preserve">B) </w:t>
      </w:r>
      <w:proofErr w:type="spellStart"/>
      <w:r w:rsidR="00544E47" w:rsidRPr="00544E47">
        <w:t>jjwt-api</w:t>
      </w:r>
      <w:proofErr w:type="spellEnd"/>
    </w:p>
    <w:p w14:paraId="2F44EA81" w14:textId="77777777" w:rsidR="0071066B" w:rsidRDefault="0071066B" w:rsidP="00A26B52">
      <w:pPr>
        <w:pStyle w:val="NormalWeb"/>
      </w:pPr>
    </w:p>
    <w:p w14:paraId="5011807E" w14:textId="2DFCD759" w:rsidR="0071066B" w:rsidRDefault="006C1DB8" w:rsidP="006C1DB8">
      <w:pPr>
        <w:pStyle w:val="Heading1"/>
      </w:pPr>
      <w:bookmarkStart w:id="30" w:name="_Toc178064220"/>
      <w:r>
        <w:t>Deliverables</w:t>
      </w:r>
      <w:bookmarkEnd w:id="30"/>
    </w:p>
    <w:p w14:paraId="7CF60371" w14:textId="766B52E1" w:rsidR="006C1DB8" w:rsidRDefault="006C1DB8" w:rsidP="00544E47">
      <w:pPr>
        <w:pStyle w:val="NormalWeb"/>
        <w:numPr>
          <w:ilvl w:val="0"/>
          <w:numId w:val="37"/>
        </w:numPr>
      </w:pPr>
      <w:r>
        <w:t xml:space="preserve">Word document containing screen shots of the application being run. Label each image with a description of what is being demonstrated. </w:t>
      </w:r>
    </w:p>
    <w:p w14:paraId="1D3370AE" w14:textId="5249ECD8" w:rsidR="006C1DB8" w:rsidRDefault="006C1DB8" w:rsidP="00544E47">
      <w:pPr>
        <w:pStyle w:val="NormalWeb"/>
        <w:numPr>
          <w:ilvl w:val="0"/>
          <w:numId w:val="37"/>
        </w:numPr>
      </w:pPr>
      <w:r>
        <w:t>Zip file of source code from the final state of the application.</w:t>
      </w:r>
    </w:p>
    <w:p w14:paraId="5006783B" w14:textId="52199E1F" w:rsidR="0020195C" w:rsidRDefault="0020195C" w:rsidP="00E51F99">
      <w:pPr>
        <w:pStyle w:val="NormalWeb"/>
      </w:pPr>
    </w:p>
    <w:sectPr w:rsidR="0020195C" w:rsidSect="00235E11">
      <w:footerReference w:type="even" r:id="rId76"/>
      <w:footerReference w:type="default" r:id="rId77"/>
      <w:headerReference w:type="first" r:id="rId78"/>
      <w:footerReference w:type="first" r:id="rId7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5CFDE" w14:textId="77777777" w:rsidR="005D3382" w:rsidRDefault="005D3382" w:rsidP="007231D9">
      <w:r>
        <w:separator/>
      </w:r>
    </w:p>
  </w:endnote>
  <w:endnote w:type="continuationSeparator" w:id="0">
    <w:p w14:paraId="3C5D574F" w14:textId="77777777" w:rsidR="005D3382" w:rsidRDefault="005D3382" w:rsidP="00723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 w:name="Monaco">
    <w:panose1 w:val="00000000000000000000"/>
    <w:charset w:val="4D"/>
    <w:family w:val="auto"/>
    <w:pitch w:val="variable"/>
    <w:sig w:usb0="A00002FF" w:usb1="500039F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33095850"/>
      <w:docPartObj>
        <w:docPartGallery w:val="Page Numbers (Bottom of Page)"/>
        <w:docPartUnique/>
      </w:docPartObj>
    </w:sdtPr>
    <w:sdtContent>
      <w:p w14:paraId="57466B4A" w14:textId="5C4A5545" w:rsidR="007231D9" w:rsidRDefault="007231D9">
        <w:pPr>
          <w:pStyle w:val="Footer"/>
          <w:framePr w:wrap="none" w:vAnchor="text" w:hAnchor="margin" w:xAlign="right" w:y="1"/>
          <w:rPr>
            <w:rStyle w:val="PageNumber"/>
          </w:rPr>
          <w:pPrChange w:id="31" w:author="Shad Sluiter" w:date="2024-06-07T14:45:00Z">
            <w:pPr>
              <w:pStyle w:val="Footer"/>
            </w:pPr>
          </w:pPrChange>
        </w:pPr>
        <w:ins w:id="32" w:author="Shad Sluiter" w:date="2024-06-07T14:45:00Z">
          <w:r>
            <w:rPr>
              <w:rStyle w:val="PageNumber"/>
            </w:rPr>
            <w:fldChar w:fldCharType="begin"/>
          </w:r>
          <w:r>
            <w:rPr>
              <w:rStyle w:val="PageNumber"/>
            </w:rPr>
            <w:instrText xml:space="preserve"> </w:instrText>
          </w:r>
        </w:ins>
        <w:r>
          <w:rPr>
            <w:rStyle w:val="PageNumber"/>
          </w:rPr>
          <w:instrText>PAGE</w:instrText>
        </w:r>
        <w:ins w:id="33" w:author="Shad Sluiter" w:date="2024-06-07T14:45:00Z">
          <w:r>
            <w:rPr>
              <w:rStyle w:val="PageNumber"/>
            </w:rPr>
            <w:instrText xml:space="preserve"> </w:instrText>
          </w:r>
          <w:r>
            <w:rPr>
              <w:rStyle w:val="PageNumber"/>
            </w:rPr>
            <w:fldChar w:fldCharType="end"/>
          </w:r>
        </w:ins>
      </w:p>
    </w:sdtContent>
  </w:sdt>
  <w:p w14:paraId="0F0894F0" w14:textId="77777777" w:rsidR="007231D9" w:rsidRDefault="007231D9" w:rsidP="007231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136976"/>
      <w:docPartObj>
        <w:docPartGallery w:val="Page Numbers (Bottom of Page)"/>
        <w:docPartUnique/>
      </w:docPartObj>
    </w:sdtPr>
    <w:sdtEndPr>
      <w:rPr>
        <w:noProof/>
      </w:rPr>
    </w:sdtEndPr>
    <w:sdtContent>
      <w:p w14:paraId="55129B5F" w14:textId="0ACBE6E5" w:rsidR="00351DE9" w:rsidRDefault="00351D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4A2FE6" w14:textId="77777777" w:rsidR="007231D9" w:rsidRDefault="007231D9" w:rsidP="007231D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622FF" w14:textId="77777777" w:rsidR="00351DE9" w:rsidRPr="00A21E61" w:rsidRDefault="00351DE9" w:rsidP="00351DE9">
    <w:pPr>
      <w:jc w:val="center"/>
    </w:pPr>
    <w:r w:rsidRPr="00A21E61">
      <w:t>© 2025. Grand Canyon University. All Rights Reserved.</w:t>
    </w:r>
  </w:p>
  <w:p w14:paraId="38F678D4" w14:textId="77777777" w:rsidR="00351DE9" w:rsidRDefault="00351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40E92" w14:textId="77777777" w:rsidR="005D3382" w:rsidRDefault="005D3382" w:rsidP="007231D9">
      <w:r>
        <w:separator/>
      </w:r>
    </w:p>
  </w:footnote>
  <w:footnote w:type="continuationSeparator" w:id="0">
    <w:p w14:paraId="640708CC" w14:textId="77777777" w:rsidR="005D3382" w:rsidRDefault="005D3382" w:rsidP="00723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8B74D" w14:textId="15D77C9F" w:rsidR="00235E11" w:rsidRDefault="00235E11">
    <w:pPr>
      <w:pStyle w:val="Header"/>
    </w:pPr>
    <w:r>
      <w:rPr>
        <w:noProof/>
      </w:rPr>
      <w:drawing>
        <wp:inline distT="0" distB="0" distL="0" distR="0" wp14:anchorId="06D48D66" wp14:editId="234126EC">
          <wp:extent cx="2676525" cy="626745"/>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31358"/>
    <w:multiLevelType w:val="hybridMultilevel"/>
    <w:tmpl w:val="A036C2C4"/>
    <w:lvl w:ilvl="0" w:tplc="1DA6EB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F731E"/>
    <w:multiLevelType w:val="hybridMultilevel"/>
    <w:tmpl w:val="3912E6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6F2675"/>
    <w:multiLevelType w:val="multilevel"/>
    <w:tmpl w:val="938CE0C6"/>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D4EA6"/>
    <w:multiLevelType w:val="multilevel"/>
    <w:tmpl w:val="ED522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D0361"/>
    <w:multiLevelType w:val="multilevel"/>
    <w:tmpl w:val="8EA4C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64BC7"/>
    <w:multiLevelType w:val="multilevel"/>
    <w:tmpl w:val="B186F70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rPr>
    </w:lvl>
    <w:lvl w:ilvl="3">
      <w:start w:val="1"/>
      <w:numFmt w:val="decimal"/>
      <w:lvlText w:val="%4."/>
      <w:lvlJc w:val="lef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6B50C7"/>
    <w:multiLevelType w:val="multilevel"/>
    <w:tmpl w:val="B186F70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rPr>
    </w:lvl>
    <w:lvl w:ilvl="3">
      <w:start w:val="1"/>
      <w:numFmt w:val="decimal"/>
      <w:lvlText w:val="%4."/>
      <w:lvlJc w:val="lef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574C3"/>
    <w:multiLevelType w:val="hybridMultilevel"/>
    <w:tmpl w:val="CA4C7AE6"/>
    <w:lvl w:ilvl="0" w:tplc="2FFE88A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981A50"/>
    <w:multiLevelType w:val="multilevel"/>
    <w:tmpl w:val="7F9C0FC6"/>
    <w:lvl w:ilvl="0">
      <w:start w:val="1"/>
      <w:numFmt w:val="decimal"/>
      <w:lvlText w:val="%1."/>
      <w:lvlJc w:val="left"/>
      <w:pPr>
        <w:tabs>
          <w:tab w:val="num" w:pos="360"/>
        </w:tabs>
        <w:ind w:left="360" w:hanging="360"/>
      </w:pPr>
      <w:rPr>
        <w:b w:val="0"/>
        <w:bCs w:val="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66D6B48"/>
    <w:multiLevelType w:val="multilevel"/>
    <w:tmpl w:val="025AA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897F66"/>
    <w:multiLevelType w:val="hybridMultilevel"/>
    <w:tmpl w:val="96C6D9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4B129F"/>
    <w:multiLevelType w:val="multilevel"/>
    <w:tmpl w:val="938CE0C6"/>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230396"/>
    <w:multiLevelType w:val="multilevel"/>
    <w:tmpl w:val="969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E6958"/>
    <w:multiLevelType w:val="multilevel"/>
    <w:tmpl w:val="38EA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25550"/>
    <w:multiLevelType w:val="multilevel"/>
    <w:tmpl w:val="3266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05D88"/>
    <w:multiLevelType w:val="multilevel"/>
    <w:tmpl w:val="DC9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70EB3"/>
    <w:multiLevelType w:val="multilevel"/>
    <w:tmpl w:val="1D3AB5E4"/>
    <w:lvl w:ilvl="0">
      <w:start w:val="1"/>
      <w:numFmt w:val="lowerLetter"/>
      <w:lvlText w:val="%1)"/>
      <w:lvlJc w:val="left"/>
      <w:pPr>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6022E2"/>
    <w:multiLevelType w:val="multilevel"/>
    <w:tmpl w:val="938CE0C6"/>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0118B1"/>
    <w:multiLevelType w:val="multilevel"/>
    <w:tmpl w:val="D7489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84FDF"/>
    <w:multiLevelType w:val="multilevel"/>
    <w:tmpl w:val="938CE0C6"/>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217C1E"/>
    <w:multiLevelType w:val="multilevel"/>
    <w:tmpl w:val="B99E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874CB"/>
    <w:multiLevelType w:val="hybridMultilevel"/>
    <w:tmpl w:val="418E5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BB54F9"/>
    <w:multiLevelType w:val="hybridMultilevel"/>
    <w:tmpl w:val="D354F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8D4551"/>
    <w:multiLevelType w:val="multilevel"/>
    <w:tmpl w:val="9984DC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5788F"/>
    <w:multiLevelType w:val="multilevel"/>
    <w:tmpl w:val="D1703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7C0AF2"/>
    <w:multiLevelType w:val="multilevel"/>
    <w:tmpl w:val="1F04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2272C7"/>
    <w:multiLevelType w:val="hybridMultilevel"/>
    <w:tmpl w:val="B4A48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661884"/>
    <w:multiLevelType w:val="multilevel"/>
    <w:tmpl w:val="6F8E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B50409"/>
    <w:multiLevelType w:val="multilevel"/>
    <w:tmpl w:val="3C18EF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94360F"/>
    <w:multiLevelType w:val="multilevel"/>
    <w:tmpl w:val="18A4A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9793B"/>
    <w:multiLevelType w:val="multilevel"/>
    <w:tmpl w:val="2C08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F65179"/>
    <w:multiLevelType w:val="multilevel"/>
    <w:tmpl w:val="CDBC4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E83C83"/>
    <w:multiLevelType w:val="hybridMultilevel"/>
    <w:tmpl w:val="CA06F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1E0562"/>
    <w:multiLevelType w:val="multilevel"/>
    <w:tmpl w:val="6DD62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7A3DB2"/>
    <w:multiLevelType w:val="multilevel"/>
    <w:tmpl w:val="45C2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7B0735"/>
    <w:multiLevelType w:val="multilevel"/>
    <w:tmpl w:val="7F30C0BE"/>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BE668D"/>
    <w:multiLevelType w:val="multilevel"/>
    <w:tmpl w:val="E49CE9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957460">
    <w:abstractNumId w:val="22"/>
  </w:num>
  <w:num w:numId="2" w16cid:durableId="1407916872">
    <w:abstractNumId w:val="26"/>
  </w:num>
  <w:num w:numId="3" w16cid:durableId="1407344420">
    <w:abstractNumId w:val="12"/>
  </w:num>
  <w:num w:numId="4" w16cid:durableId="835606696">
    <w:abstractNumId w:val="30"/>
  </w:num>
  <w:num w:numId="5" w16cid:durableId="2133863604">
    <w:abstractNumId w:val="28"/>
  </w:num>
  <w:num w:numId="6" w16cid:durableId="857816686">
    <w:abstractNumId w:val="25"/>
  </w:num>
  <w:num w:numId="7" w16cid:durableId="1044794892">
    <w:abstractNumId w:val="36"/>
  </w:num>
  <w:num w:numId="8" w16cid:durableId="1913614729">
    <w:abstractNumId w:val="14"/>
  </w:num>
  <w:num w:numId="9" w16cid:durableId="1524199594">
    <w:abstractNumId w:val="15"/>
  </w:num>
  <w:num w:numId="10" w16cid:durableId="1722752698">
    <w:abstractNumId w:val="13"/>
  </w:num>
  <w:num w:numId="11" w16cid:durableId="107745328">
    <w:abstractNumId w:val="20"/>
  </w:num>
  <w:num w:numId="12" w16cid:durableId="1173450814">
    <w:abstractNumId w:val="34"/>
  </w:num>
  <w:num w:numId="13" w16cid:durableId="1884051347">
    <w:abstractNumId w:val="32"/>
  </w:num>
  <w:num w:numId="14" w16cid:durableId="1516387745">
    <w:abstractNumId w:val="9"/>
  </w:num>
  <w:num w:numId="15" w16cid:durableId="103159904">
    <w:abstractNumId w:val="27"/>
  </w:num>
  <w:num w:numId="16" w16cid:durableId="1928801580">
    <w:abstractNumId w:val="3"/>
  </w:num>
  <w:num w:numId="17" w16cid:durableId="289634871">
    <w:abstractNumId w:val="29"/>
  </w:num>
  <w:num w:numId="18" w16cid:durableId="374350629">
    <w:abstractNumId w:val="18"/>
  </w:num>
  <w:num w:numId="19" w16cid:durableId="30350131">
    <w:abstractNumId w:val="31"/>
  </w:num>
  <w:num w:numId="20" w16cid:durableId="2102993743">
    <w:abstractNumId w:val="19"/>
  </w:num>
  <w:num w:numId="21" w16cid:durableId="1561593528">
    <w:abstractNumId w:val="35"/>
  </w:num>
  <w:num w:numId="22" w16cid:durableId="2044624305">
    <w:abstractNumId w:val="4"/>
  </w:num>
  <w:num w:numId="23" w16cid:durableId="1784231405">
    <w:abstractNumId w:val="23"/>
  </w:num>
  <w:num w:numId="24" w16cid:durableId="145556747">
    <w:abstractNumId w:val="24"/>
  </w:num>
  <w:num w:numId="25" w16cid:durableId="2068842945">
    <w:abstractNumId w:val="8"/>
  </w:num>
  <w:num w:numId="26" w16cid:durableId="1592664949">
    <w:abstractNumId w:val="33"/>
  </w:num>
  <w:num w:numId="27" w16cid:durableId="850022233">
    <w:abstractNumId w:val="21"/>
  </w:num>
  <w:num w:numId="28" w16cid:durableId="154566196">
    <w:abstractNumId w:val="11"/>
  </w:num>
  <w:num w:numId="29" w16cid:durableId="460270890">
    <w:abstractNumId w:val="16"/>
  </w:num>
  <w:num w:numId="30" w16cid:durableId="1179347524">
    <w:abstractNumId w:val="1"/>
  </w:num>
  <w:num w:numId="31" w16cid:durableId="1546715618">
    <w:abstractNumId w:val="5"/>
  </w:num>
  <w:num w:numId="32" w16cid:durableId="451827482">
    <w:abstractNumId w:val="10"/>
  </w:num>
  <w:num w:numId="33" w16cid:durableId="498235923">
    <w:abstractNumId w:val="0"/>
  </w:num>
  <w:num w:numId="34" w16cid:durableId="1012798011">
    <w:abstractNumId w:val="7"/>
  </w:num>
  <w:num w:numId="35" w16cid:durableId="1713191755">
    <w:abstractNumId w:val="17"/>
  </w:num>
  <w:num w:numId="36" w16cid:durableId="42020181">
    <w:abstractNumId w:val="2"/>
  </w:num>
  <w:num w:numId="37" w16cid:durableId="636496434">
    <w:abstractNumId w:val="6"/>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ad Sluiter">
    <w15:presenceInfo w15:providerId="AD" w15:userId="S::Shad.Sluiter@gcu.edu::3641c727-6142-46cb-b662-ef4741f0ca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59C"/>
    <w:rsid w:val="00005529"/>
    <w:rsid w:val="00023199"/>
    <w:rsid w:val="0004439B"/>
    <w:rsid w:val="00056234"/>
    <w:rsid w:val="0008070B"/>
    <w:rsid w:val="000D43BD"/>
    <w:rsid w:val="000E3652"/>
    <w:rsid w:val="000F58D5"/>
    <w:rsid w:val="001161CB"/>
    <w:rsid w:val="0012349D"/>
    <w:rsid w:val="00125AD6"/>
    <w:rsid w:val="00133DFC"/>
    <w:rsid w:val="00152C77"/>
    <w:rsid w:val="00157A35"/>
    <w:rsid w:val="00160FD6"/>
    <w:rsid w:val="00164600"/>
    <w:rsid w:val="00167901"/>
    <w:rsid w:val="00176E9D"/>
    <w:rsid w:val="00191BE7"/>
    <w:rsid w:val="001A0888"/>
    <w:rsid w:val="001A0EAD"/>
    <w:rsid w:val="001B37DD"/>
    <w:rsid w:val="001D0A01"/>
    <w:rsid w:val="001E5783"/>
    <w:rsid w:val="0020195C"/>
    <w:rsid w:val="00211BE3"/>
    <w:rsid w:val="002166D6"/>
    <w:rsid w:val="00235E11"/>
    <w:rsid w:val="00236C64"/>
    <w:rsid w:val="00266D60"/>
    <w:rsid w:val="002756F4"/>
    <w:rsid w:val="00276563"/>
    <w:rsid w:val="00297BA4"/>
    <w:rsid w:val="002C1D5B"/>
    <w:rsid w:val="00301164"/>
    <w:rsid w:val="003232C5"/>
    <w:rsid w:val="00331219"/>
    <w:rsid w:val="00351DE9"/>
    <w:rsid w:val="003A5CFB"/>
    <w:rsid w:val="003D1EE9"/>
    <w:rsid w:val="00410E3F"/>
    <w:rsid w:val="00414D45"/>
    <w:rsid w:val="00460E2D"/>
    <w:rsid w:val="00471948"/>
    <w:rsid w:val="004B5BDE"/>
    <w:rsid w:val="004F4A53"/>
    <w:rsid w:val="00512C62"/>
    <w:rsid w:val="00521C1C"/>
    <w:rsid w:val="00543F5E"/>
    <w:rsid w:val="00544E47"/>
    <w:rsid w:val="00550A1B"/>
    <w:rsid w:val="0056388C"/>
    <w:rsid w:val="00572C92"/>
    <w:rsid w:val="005B0394"/>
    <w:rsid w:val="005D2660"/>
    <w:rsid w:val="005D3382"/>
    <w:rsid w:val="005E05E8"/>
    <w:rsid w:val="00612822"/>
    <w:rsid w:val="00624F75"/>
    <w:rsid w:val="00641DC2"/>
    <w:rsid w:val="00670898"/>
    <w:rsid w:val="00671184"/>
    <w:rsid w:val="00687EFA"/>
    <w:rsid w:val="0069057F"/>
    <w:rsid w:val="006914AB"/>
    <w:rsid w:val="006C1DB8"/>
    <w:rsid w:val="006C4195"/>
    <w:rsid w:val="006D052D"/>
    <w:rsid w:val="006D1484"/>
    <w:rsid w:val="006F128C"/>
    <w:rsid w:val="00706779"/>
    <w:rsid w:val="0071066B"/>
    <w:rsid w:val="007231D9"/>
    <w:rsid w:val="00725509"/>
    <w:rsid w:val="00745148"/>
    <w:rsid w:val="00781E89"/>
    <w:rsid w:val="00794E18"/>
    <w:rsid w:val="007970D7"/>
    <w:rsid w:val="007C485E"/>
    <w:rsid w:val="007F30DE"/>
    <w:rsid w:val="008009A1"/>
    <w:rsid w:val="00805BB9"/>
    <w:rsid w:val="008064DF"/>
    <w:rsid w:val="0085211B"/>
    <w:rsid w:val="00853475"/>
    <w:rsid w:val="00855AC1"/>
    <w:rsid w:val="00865322"/>
    <w:rsid w:val="008813FE"/>
    <w:rsid w:val="008B3912"/>
    <w:rsid w:val="008C7173"/>
    <w:rsid w:val="008D2744"/>
    <w:rsid w:val="008D5DAE"/>
    <w:rsid w:val="008E2D18"/>
    <w:rsid w:val="009002B0"/>
    <w:rsid w:val="009142BC"/>
    <w:rsid w:val="00923F4B"/>
    <w:rsid w:val="00931489"/>
    <w:rsid w:val="00983A8D"/>
    <w:rsid w:val="009D0123"/>
    <w:rsid w:val="009E6862"/>
    <w:rsid w:val="00A06A5C"/>
    <w:rsid w:val="00A26B52"/>
    <w:rsid w:val="00A71333"/>
    <w:rsid w:val="00A902BE"/>
    <w:rsid w:val="00A92507"/>
    <w:rsid w:val="00A93B67"/>
    <w:rsid w:val="00AA734E"/>
    <w:rsid w:val="00AB02DB"/>
    <w:rsid w:val="00AB7EA1"/>
    <w:rsid w:val="00AC559C"/>
    <w:rsid w:val="00AD063F"/>
    <w:rsid w:val="00AD20B2"/>
    <w:rsid w:val="00B00AD0"/>
    <w:rsid w:val="00B0161E"/>
    <w:rsid w:val="00B13A69"/>
    <w:rsid w:val="00B24557"/>
    <w:rsid w:val="00B33A96"/>
    <w:rsid w:val="00B53D08"/>
    <w:rsid w:val="00B841F3"/>
    <w:rsid w:val="00BC6503"/>
    <w:rsid w:val="00BD3E69"/>
    <w:rsid w:val="00C43884"/>
    <w:rsid w:val="00C44E64"/>
    <w:rsid w:val="00CA235C"/>
    <w:rsid w:val="00CB4E3B"/>
    <w:rsid w:val="00CC1A1D"/>
    <w:rsid w:val="00CF5BAE"/>
    <w:rsid w:val="00CF6384"/>
    <w:rsid w:val="00D118F0"/>
    <w:rsid w:val="00D27269"/>
    <w:rsid w:val="00D37C7C"/>
    <w:rsid w:val="00D40E53"/>
    <w:rsid w:val="00D41636"/>
    <w:rsid w:val="00D46997"/>
    <w:rsid w:val="00D54B0F"/>
    <w:rsid w:val="00D7089E"/>
    <w:rsid w:val="00DA2F8A"/>
    <w:rsid w:val="00DA7519"/>
    <w:rsid w:val="00DC6D6B"/>
    <w:rsid w:val="00DD4090"/>
    <w:rsid w:val="00DE4B31"/>
    <w:rsid w:val="00DE5C83"/>
    <w:rsid w:val="00E00A0C"/>
    <w:rsid w:val="00E05DC1"/>
    <w:rsid w:val="00E12E89"/>
    <w:rsid w:val="00E24C35"/>
    <w:rsid w:val="00E40D79"/>
    <w:rsid w:val="00E51F99"/>
    <w:rsid w:val="00E533EB"/>
    <w:rsid w:val="00E62CCA"/>
    <w:rsid w:val="00E73A1C"/>
    <w:rsid w:val="00E90F33"/>
    <w:rsid w:val="00EA25E8"/>
    <w:rsid w:val="00EA4654"/>
    <w:rsid w:val="00ED35D3"/>
    <w:rsid w:val="00EE5008"/>
    <w:rsid w:val="00EF206A"/>
    <w:rsid w:val="00F0617D"/>
    <w:rsid w:val="00F255D2"/>
    <w:rsid w:val="00F425FA"/>
    <w:rsid w:val="00F46622"/>
    <w:rsid w:val="00F469DB"/>
    <w:rsid w:val="00F66304"/>
    <w:rsid w:val="00F67DFF"/>
    <w:rsid w:val="00F90ECA"/>
    <w:rsid w:val="00F934EF"/>
    <w:rsid w:val="00FA2E54"/>
    <w:rsid w:val="00FA3162"/>
    <w:rsid w:val="00FB2B4F"/>
    <w:rsid w:val="00FB5D69"/>
    <w:rsid w:val="00FB6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3A56F"/>
  <w15:chartTrackingRefBased/>
  <w15:docId w15:val="{D06226FC-31ED-7F43-840E-195558EA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884"/>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A2F8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3121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44E64"/>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C44E64"/>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559C"/>
    <w:pPr>
      <w:ind w:left="720"/>
      <w:contextualSpacing/>
    </w:pPr>
  </w:style>
  <w:style w:type="character" w:customStyle="1" w:styleId="Heading3Char">
    <w:name w:val="Heading 3 Char"/>
    <w:basedOn w:val="DefaultParagraphFont"/>
    <w:link w:val="Heading3"/>
    <w:uiPriority w:val="9"/>
    <w:rsid w:val="00C44E64"/>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C44E64"/>
    <w:rPr>
      <w:rFonts w:ascii="Times New Roman" w:eastAsia="Times New Roman" w:hAnsi="Times New Roman" w:cs="Times New Roman"/>
      <w:b/>
      <w:bCs/>
      <w:kern w:val="0"/>
      <w14:ligatures w14:val="none"/>
    </w:rPr>
  </w:style>
  <w:style w:type="paragraph" w:styleId="NormalWeb">
    <w:name w:val="Normal (Web)"/>
    <w:basedOn w:val="Normal"/>
    <w:uiPriority w:val="99"/>
    <w:unhideWhenUsed/>
    <w:rsid w:val="00C44E64"/>
    <w:pPr>
      <w:spacing w:before="100" w:beforeAutospacing="1" w:after="100" w:afterAutospacing="1"/>
    </w:pPr>
  </w:style>
  <w:style w:type="character" w:styleId="HTMLCode">
    <w:name w:val="HTML Code"/>
    <w:basedOn w:val="DefaultParagraphFont"/>
    <w:uiPriority w:val="99"/>
    <w:semiHidden/>
    <w:unhideWhenUsed/>
    <w:rsid w:val="00C44E64"/>
    <w:rPr>
      <w:rFonts w:ascii="Courier New" w:eastAsia="Times New Roman" w:hAnsi="Courier New" w:cs="Courier New"/>
      <w:sz w:val="20"/>
      <w:szCs w:val="20"/>
    </w:rPr>
  </w:style>
  <w:style w:type="character" w:styleId="Strong">
    <w:name w:val="Strong"/>
    <w:basedOn w:val="DefaultParagraphFont"/>
    <w:uiPriority w:val="22"/>
    <w:qFormat/>
    <w:rsid w:val="00C44E64"/>
    <w:rPr>
      <w:b/>
      <w:bCs/>
    </w:rPr>
  </w:style>
  <w:style w:type="paragraph" w:styleId="HTMLPreformatted">
    <w:name w:val="HTML Preformatted"/>
    <w:basedOn w:val="Normal"/>
    <w:link w:val="HTMLPreformattedChar"/>
    <w:uiPriority w:val="99"/>
    <w:semiHidden/>
    <w:unhideWhenUsed/>
    <w:rsid w:val="00C44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44E64"/>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C44E64"/>
  </w:style>
  <w:style w:type="character" w:customStyle="1" w:styleId="hljs-attr">
    <w:name w:val="hljs-attr"/>
    <w:basedOn w:val="DefaultParagraphFont"/>
    <w:rsid w:val="00C44E64"/>
  </w:style>
  <w:style w:type="character" w:customStyle="1" w:styleId="hljs-string">
    <w:name w:val="hljs-string"/>
    <w:basedOn w:val="DefaultParagraphFont"/>
    <w:rsid w:val="00C44E64"/>
  </w:style>
  <w:style w:type="character" w:customStyle="1" w:styleId="Heading1Char">
    <w:name w:val="Heading 1 Char"/>
    <w:basedOn w:val="DefaultParagraphFont"/>
    <w:link w:val="Heading1"/>
    <w:uiPriority w:val="9"/>
    <w:rsid w:val="00DA2F8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31219"/>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7231D9"/>
    <w:pPr>
      <w:tabs>
        <w:tab w:val="center" w:pos="4680"/>
        <w:tab w:val="right" w:pos="9360"/>
      </w:tabs>
    </w:pPr>
  </w:style>
  <w:style w:type="character" w:customStyle="1" w:styleId="FooterChar">
    <w:name w:val="Footer Char"/>
    <w:basedOn w:val="DefaultParagraphFont"/>
    <w:link w:val="Footer"/>
    <w:uiPriority w:val="99"/>
    <w:rsid w:val="007231D9"/>
  </w:style>
  <w:style w:type="character" w:styleId="PageNumber">
    <w:name w:val="page number"/>
    <w:basedOn w:val="DefaultParagraphFont"/>
    <w:uiPriority w:val="99"/>
    <w:semiHidden/>
    <w:unhideWhenUsed/>
    <w:rsid w:val="007231D9"/>
  </w:style>
  <w:style w:type="paragraph" w:styleId="Caption">
    <w:name w:val="caption"/>
    <w:basedOn w:val="Normal"/>
    <w:next w:val="Normal"/>
    <w:uiPriority w:val="35"/>
    <w:unhideWhenUsed/>
    <w:qFormat/>
    <w:rsid w:val="007231D9"/>
    <w:pPr>
      <w:spacing w:after="200"/>
    </w:pPr>
    <w:rPr>
      <w:i/>
      <w:iCs/>
      <w:color w:val="44546A" w:themeColor="text2"/>
      <w:sz w:val="18"/>
      <w:szCs w:val="18"/>
    </w:rPr>
  </w:style>
  <w:style w:type="character" w:customStyle="1" w:styleId="hljs-keyword">
    <w:name w:val="hljs-keyword"/>
    <w:basedOn w:val="DefaultParagraphFont"/>
    <w:rsid w:val="00D27269"/>
  </w:style>
  <w:style w:type="character" w:customStyle="1" w:styleId="hljs-meta">
    <w:name w:val="hljs-meta"/>
    <w:basedOn w:val="DefaultParagraphFont"/>
    <w:rsid w:val="00D27269"/>
  </w:style>
  <w:style w:type="character" w:customStyle="1" w:styleId="hljs-title">
    <w:name w:val="hljs-title"/>
    <w:basedOn w:val="DefaultParagraphFont"/>
    <w:rsid w:val="00D27269"/>
  </w:style>
  <w:style w:type="character" w:customStyle="1" w:styleId="hljs-params">
    <w:name w:val="hljs-params"/>
    <w:basedOn w:val="DefaultParagraphFont"/>
    <w:rsid w:val="00D27269"/>
  </w:style>
  <w:style w:type="character" w:customStyle="1" w:styleId="hljs-builtin">
    <w:name w:val="hljs-built_in"/>
    <w:basedOn w:val="DefaultParagraphFont"/>
    <w:rsid w:val="00D27269"/>
  </w:style>
  <w:style w:type="character" w:customStyle="1" w:styleId="hljs-type">
    <w:name w:val="hljs-type"/>
    <w:basedOn w:val="DefaultParagraphFont"/>
    <w:rsid w:val="00D27269"/>
  </w:style>
  <w:style w:type="character" w:customStyle="1" w:styleId="hljs-variable">
    <w:name w:val="hljs-variable"/>
    <w:basedOn w:val="DefaultParagraphFont"/>
    <w:rsid w:val="00D27269"/>
  </w:style>
  <w:style w:type="character" w:customStyle="1" w:styleId="hljs-operator">
    <w:name w:val="hljs-operator"/>
    <w:basedOn w:val="DefaultParagraphFont"/>
    <w:rsid w:val="00D27269"/>
  </w:style>
  <w:style w:type="character" w:customStyle="1" w:styleId="hljs-literal">
    <w:name w:val="hljs-literal"/>
    <w:basedOn w:val="DefaultParagraphFont"/>
    <w:rsid w:val="00D27269"/>
  </w:style>
  <w:style w:type="character" w:customStyle="1" w:styleId="hljs-number">
    <w:name w:val="hljs-number"/>
    <w:basedOn w:val="DefaultParagraphFont"/>
    <w:rsid w:val="00D27269"/>
  </w:style>
  <w:style w:type="character" w:customStyle="1" w:styleId="hljs-comment">
    <w:name w:val="hljs-comment"/>
    <w:basedOn w:val="DefaultParagraphFont"/>
    <w:rsid w:val="00D27269"/>
  </w:style>
  <w:style w:type="character" w:customStyle="1" w:styleId="line-clamp-1">
    <w:name w:val="line-clamp-1"/>
    <w:basedOn w:val="DefaultParagraphFont"/>
    <w:rsid w:val="00D27269"/>
  </w:style>
  <w:style w:type="character" w:customStyle="1" w:styleId="hljs-tag">
    <w:name w:val="hljs-tag"/>
    <w:basedOn w:val="DefaultParagraphFont"/>
    <w:rsid w:val="00F67DFF"/>
  </w:style>
  <w:style w:type="character" w:customStyle="1" w:styleId="hljs-name">
    <w:name w:val="hljs-name"/>
    <w:basedOn w:val="DefaultParagraphFont"/>
    <w:rsid w:val="00F67DFF"/>
  </w:style>
  <w:style w:type="character" w:styleId="Hyperlink">
    <w:name w:val="Hyperlink"/>
    <w:basedOn w:val="DefaultParagraphFont"/>
    <w:uiPriority w:val="99"/>
    <w:unhideWhenUsed/>
    <w:rsid w:val="00191BE7"/>
    <w:rPr>
      <w:color w:val="0563C1" w:themeColor="hyperlink"/>
      <w:u w:val="single"/>
    </w:rPr>
  </w:style>
  <w:style w:type="character" w:styleId="UnresolvedMention">
    <w:name w:val="Unresolved Mention"/>
    <w:basedOn w:val="DefaultParagraphFont"/>
    <w:uiPriority w:val="99"/>
    <w:semiHidden/>
    <w:unhideWhenUsed/>
    <w:rsid w:val="00191BE7"/>
    <w:rPr>
      <w:color w:val="605E5C"/>
      <w:shd w:val="clear" w:color="auto" w:fill="E1DFDD"/>
    </w:rPr>
  </w:style>
  <w:style w:type="paragraph" w:styleId="NoSpacing">
    <w:name w:val="No Spacing"/>
    <w:uiPriority w:val="1"/>
    <w:qFormat/>
    <w:rsid w:val="004F4A53"/>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F469DB"/>
    <w:pPr>
      <w:spacing w:before="480" w:line="276" w:lineRule="auto"/>
      <w:outlineLvl w:val="9"/>
    </w:pPr>
    <w:rPr>
      <w:b/>
      <w:bCs/>
      <w:sz w:val="28"/>
      <w:szCs w:val="28"/>
    </w:rPr>
  </w:style>
  <w:style w:type="paragraph" w:styleId="TOC1">
    <w:name w:val="toc 1"/>
    <w:basedOn w:val="Normal"/>
    <w:next w:val="Normal"/>
    <w:autoRedefine/>
    <w:uiPriority w:val="39"/>
    <w:unhideWhenUsed/>
    <w:rsid w:val="006C1DB8"/>
    <w:pPr>
      <w:tabs>
        <w:tab w:val="right" w:leader="dot" w:pos="9350"/>
      </w:tabs>
      <w:spacing w:before="120"/>
    </w:pPr>
    <w:rPr>
      <w:rFonts w:asciiTheme="minorHAnsi" w:hAnsiTheme="minorHAnsi" w:cstheme="minorHAnsi"/>
      <w:b/>
      <w:bCs/>
      <w:i/>
      <w:iCs/>
    </w:rPr>
  </w:style>
  <w:style w:type="paragraph" w:styleId="TOC3">
    <w:name w:val="toc 3"/>
    <w:basedOn w:val="Normal"/>
    <w:next w:val="Normal"/>
    <w:autoRedefine/>
    <w:uiPriority w:val="39"/>
    <w:unhideWhenUsed/>
    <w:rsid w:val="00F469DB"/>
    <w:pPr>
      <w:ind w:left="480"/>
    </w:pPr>
    <w:rPr>
      <w:rFonts w:asciiTheme="minorHAnsi" w:hAnsiTheme="minorHAnsi" w:cstheme="minorHAnsi"/>
      <w:sz w:val="20"/>
      <w:szCs w:val="20"/>
    </w:rPr>
  </w:style>
  <w:style w:type="paragraph" w:styleId="TOC2">
    <w:name w:val="toc 2"/>
    <w:basedOn w:val="Normal"/>
    <w:next w:val="Normal"/>
    <w:autoRedefine/>
    <w:uiPriority w:val="39"/>
    <w:unhideWhenUsed/>
    <w:rsid w:val="00F469DB"/>
    <w:pPr>
      <w:spacing w:before="120"/>
      <w:ind w:left="240"/>
    </w:pPr>
    <w:rPr>
      <w:rFonts w:asciiTheme="minorHAnsi" w:hAnsiTheme="minorHAnsi" w:cstheme="minorHAnsi"/>
      <w:b/>
      <w:bCs/>
      <w:sz w:val="22"/>
      <w:szCs w:val="22"/>
    </w:rPr>
  </w:style>
  <w:style w:type="paragraph" w:styleId="TOC4">
    <w:name w:val="toc 4"/>
    <w:basedOn w:val="Normal"/>
    <w:next w:val="Normal"/>
    <w:autoRedefine/>
    <w:uiPriority w:val="39"/>
    <w:semiHidden/>
    <w:unhideWhenUsed/>
    <w:rsid w:val="00F469DB"/>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F469DB"/>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F469DB"/>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469DB"/>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469DB"/>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469DB"/>
    <w:pPr>
      <w:ind w:left="1920"/>
    </w:pPr>
    <w:rPr>
      <w:rFonts w:asciiTheme="minorHAnsi" w:hAnsiTheme="minorHAnsi" w:cstheme="minorHAnsi"/>
      <w:sz w:val="20"/>
      <w:szCs w:val="20"/>
    </w:rPr>
  </w:style>
  <w:style w:type="paragraph" w:styleId="Header">
    <w:name w:val="header"/>
    <w:basedOn w:val="Normal"/>
    <w:link w:val="HeaderChar"/>
    <w:uiPriority w:val="99"/>
    <w:unhideWhenUsed/>
    <w:rsid w:val="00235E11"/>
    <w:pPr>
      <w:tabs>
        <w:tab w:val="center" w:pos="4680"/>
        <w:tab w:val="right" w:pos="9360"/>
      </w:tabs>
    </w:pPr>
  </w:style>
  <w:style w:type="character" w:customStyle="1" w:styleId="HeaderChar">
    <w:name w:val="Header Char"/>
    <w:basedOn w:val="DefaultParagraphFont"/>
    <w:link w:val="Header"/>
    <w:uiPriority w:val="99"/>
    <w:rsid w:val="00235E11"/>
    <w:rPr>
      <w:rFonts w:ascii="Times New Roman" w:eastAsia="Times New Roman" w:hAnsi="Times New Roman" w:cs="Times New Roman"/>
      <w:kern w:val="0"/>
      <w14:ligatures w14:val="none"/>
    </w:rPr>
  </w:style>
  <w:style w:type="table" w:styleId="GridTable1Light-Accent1">
    <w:name w:val="Grid Table 1 Light Accent 1"/>
    <w:basedOn w:val="TableNormal"/>
    <w:uiPriority w:val="46"/>
    <w:rsid w:val="00B0161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125AD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64584">
      <w:bodyDiv w:val="1"/>
      <w:marLeft w:val="0"/>
      <w:marRight w:val="0"/>
      <w:marTop w:val="0"/>
      <w:marBottom w:val="0"/>
      <w:divBdr>
        <w:top w:val="none" w:sz="0" w:space="0" w:color="auto"/>
        <w:left w:val="none" w:sz="0" w:space="0" w:color="auto"/>
        <w:bottom w:val="none" w:sz="0" w:space="0" w:color="auto"/>
        <w:right w:val="none" w:sz="0" w:space="0" w:color="auto"/>
      </w:divBdr>
      <w:divsChild>
        <w:div w:id="1341203902">
          <w:marLeft w:val="0"/>
          <w:marRight w:val="0"/>
          <w:marTop w:val="0"/>
          <w:marBottom w:val="0"/>
          <w:divBdr>
            <w:top w:val="none" w:sz="0" w:space="0" w:color="auto"/>
            <w:left w:val="none" w:sz="0" w:space="0" w:color="auto"/>
            <w:bottom w:val="none" w:sz="0" w:space="0" w:color="auto"/>
            <w:right w:val="none" w:sz="0" w:space="0" w:color="auto"/>
          </w:divBdr>
          <w:divsChild>
            <w:div w:id="1872716871">
              <w:marLeft w:val="0"/>
              <w:marRight w:val="0"/>
              <w:marTop w:val="0"/>
              <w:marBottom w:val="0"/>
              <w:divBdr>
                <w:top w:val="none" w:sz="0" w:space="0" w:color="auto"/>
                <w:left w:val="none" w:sz="0" w:space="0" w:color="auto"/>
                <w:bottom w:val="none" w:sz="0" w:space="0" w:color="auto"/>
                <w:right w:val="none" w:sz="0" w:space="0" w:color="auto"/>
              </w:divBdr>
            </w:div>
            <w:div w:id="685324252">
              <w:marLeft w:val="0"/>
              <w:marRight w:val="0"/>
              <w:marTop w:val="0"/>
              <w:marBottom w:val="0"/>
              <w:divBdr>
                <w:top w:val="none" w:sz="0" w:space="0" w:color="auto"/>
                <w:left w:val="none" w:sz="0" w:space="0" w:color="auto"/>
                <w:bottom w:val="none" w:sz="0" w:space="0" w:color="auto"/>
                <w:right w:val="none" w:sz="0" w:space="0" w:color="auto"/>
              </w:divBdr>
            </w:div>
            <w:div w:id="306784183">
              <w:marLeft w:val="0"/>
              <w:marRight w:val="0"/>
              <w:marTop w:val="0"/>
              <w:marBottom w:val="0"/>
              <w:divBdr>
                <w:top w:val="none" w:sz="0" w:space="0" w:color="auto"/>
                <w:left w:val="none" w:sz="0" w:space="0" w:color="auto"/>
                <w:bottom w:val="none" w:sz="0" w:space="0" w:color="auto"/>
                <w:right w:val="none" w:sz="0" w:space="0" w:color="auto"/>
              </w:divBdr>
            </w:div>
            <w:div w:id="717554379">
              <w:marLeft w:val="0"/>
              <w:marRight w:val="0"/>
              <w:marTop w:val="0"/>
              <w:marBottom w:val="0"/>
              <w:divBdr>
                <w:top w:val="none" w:sz="0" w:space="0" w:color="auto"/>
                <w:left w:val="none" w:sz="0" w:space="0" w:color="auto"/>
                <w:bottom w:val="none" w:sz="0" w:space="0" w:color="auto"/>
                <w:right w:val="none" w:sz="0" w:space="0" w:color="auto"/>
              </w:divBdr>
            </w:div>
            <w:div w:id="1066486954">
              <w:marLeft w:val="0"/>
              <w:marRight w:val="0"/>
              <w:marTop w:val="0"/>
              <w:marBottom w:val="0"/>
              <w:divBdr>
                <w:top w:val="none" w:sz="0" w:space="0" w:color="auto"/>
                <w:left w:val="none" w:sz="0" w:space="0" w:color="auto"/>
                <w:bottom w:val="none" w:sz="0" w:space="0" w:color="auto"/>
                <w:right w:val="none" w:sz="0" w:space="0" w:color="auto"/>
              </w:divBdr>
            </w:div>
            <w:div w:id="107906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79827">
      <w:bodyDiv w:val="1"/>
      <w:marLeft w:val="0"/>
      <w:marRight w:val="0"/>
      <w:marTop w:val="0"/>
      <w:marBottom w:val="0"/>
      <w:divBdr>
        <w:top w:val="none" w:sz="0" w:space="0" w:color="auto"/>
        <w:left w:val="none" w:sz="0" w:space="0" w:color="auto"/>
        <w:bottom w:val="none" w:sz="0" w:space="0" w:color="auto"/>
        <w:right w:val="none" w:sz="0" w:space="0" w:color="auto"/>
      </w:divBdr>
      <w:divsChild>
        <w:div w:id="1241478929">
          <w:marLeft w:val="0"/>
          <w:marRight w:val="0"/>
          <w:marTop w:val="0"/>
          <w:marBottom w:val="0"/>
          <w:divBdr>
            <w:top w:val="none" w:sz="0" w:space="0" w:color="auto"/>
            <w:left w:val="none" w:sz="0" w:space="0" w:color="auto"/>
            <w:bottom w:val="none" w:sz="0" w:space="0" w:color="auto"/>
            <w:right w:val="none" w:sz="0" w:space="0" w:color="auto"/>
          </w:divBdr>
          <w:divsChild>
            <w:div w:id="1386446109">
              <w:marLeft w:val="0"/>
              <w:marRight w:val="0"/>
              <w:marTop w:val="0"/>
              <w:marBottom w:val="0"/>
              <w:divBdr>
                <w:top w:val="none" w:sz="0" w:space="0" w:color="auto"/>
                <w:left w:val="none" w:sz="0" w:space="0" w:color="auto"/>
                <w:bottom w:val="none" w:sz="0" w:space="0" w:color="auto"/>
                <w:right w:val="none" w:sz="0" w:space="0" w:color="auto"/>
              </w:divBdr>
            </w:div>
            <w:div w:id="10229145">
              <w:marLeft w:val="0"/>
              <w:marRight w:val="0"/>
              <w:marTop w:val="0"/>
              <w:marBottom w:val="0"/>
              <w:divBdr>
                <w:top w:val="none" w:sz="0" w:space="0" w:color="auto"/>
                <w:left w:val="none" w:sz="0" w:space="0" w:color="auto"/>
                <w:bottom w:val="none" w:sz="0" w:space="0" w:color="auto"/>
                <w:right w:val="none" w:sz="0" w:space="0" w:color="auto"/>
              </w:divBdr>
            </w:div>
            <w:div w:id="421881378">
              <w:marLeft w:val="0"/>
              <w:marRight w:val="0"/>
              <w:marTop w:val="0"/>
              <w:marBottom w:val="0"/>
              <w:divBdr>
                <w:top w:val="none" w:sz="0" w:space="0" w:color="auto"/>
                <w:left w:val="none" w:sz="0" w:space="0" w:color="auto"/>
                <w:bottom w:val="none" w:sz="0" w:space="0" w:color="auto"/>
                <w:right w:val="none" w:sz="0" w:space="0" w:color="auto"/>
              </w:divBdr>
            </w:div>
            <w:div w:id="1445080065">
              <w:marLeft w:val="0"/>
              <w:marRight w:val="0"/>
              <w:marTop w:val="0"/>
              <w:marBottom w:val="0"/>
              <w:divBdr>
                <w:top w:val="none" w:sz="0" w:space="0" w:color="auto"/>
                <w:left w:val="none" w:sz="0" w:space="0" w:color="auto"/>
                <w:bottom w:val="none" w:sz="0" w:space="0" w:color="auto"/>
                <w:right w:val="none" w:sz="0" w:space="0" w:color="auto"/>
              </w:divBdr>
            </w:div>
            <w:div w:id="1227572374">
              <w:marLeft w:val="0"/>
              <w:marRight w:val="0"/>
              <w:marTop w:val="0"/>
              <w:marBottom w:val="0"/>
              <w:divBdr>
                <w:top w:val="none" w:sz="0" w:space="0" w:color="auto"/>
                <w:left w:val="none" w:sz="0" w:space="0" w:color="auto"/>
                <w:bottom w:val="none" w:sz="0" w:space="0" w:color="auto"/>
                <w:right w:val="none" w:sz="0" w:space="0" w:color="auto"/>
              </w:divBdr>
            </w:div>
            <w:div w:id="945698006">
              <w:marLeft w:val="0"/>
              <w:marRight w:val="0"/>
              <w:marTop w:val="0"/>
              <w:marBottom w:val="0"/>
              <w:divBdr>
                <w:top w:val="none" w:sz="0" w:space="0" w:color="auto"/>
                <w:left w:val="none" w:sz="0" w:space="0" w:color="auto"/>
                <w:bottom w:val="none" w:sz="0" w:space="0" w:color="auto"/>
                <w:right w:val="none" w:sz="0" w:space="0" w:color="auto"/>
              </w:divBdr>
            </w:div>
            <w:div w:id="507602560">
              <w:marLeft w:val="0"/>
              <w:marRight w:val="0"/>
              <w:marTop w:val="0"/>
              <w:marBottom w:val="0"/>
              <w:divBdr>
                <w:top w:val="none" w:sz="0" w:space="0" w:color="auto"/>
                <w:left w:val="none" w:sz="0" w:space="0" w:color="auto"/>
                <w:bottom w:val="none" w:sz="0" w:space="0" w:color="auto"/>
                <w:right w:val="none" w:sz="0" w:space="0" w:color="auto"/>
              </w:divBdr>
            </w:div>
            <w:div w:id="1655912808">
              <w:marLeft w:val="0"/>
              <w:marRight w:val="0"/>
              <w:marTop w:val="0"/>
              <w:marBottom w:val="0"/>
              <w:divBdr>
                <w:top w:val="none" w:sz="0" w:space="0" w:color="auto"/>
                <w:left w:val="none" w:sz="0" w:space="0" w:color="auto"/>
                <w:bottom w:val="none" w:sz="0" w:space="0" w:color="auto"/>
                <w:right w:val="none" w:sz="0" w:space="0" w:color="auto"/>
              </w:divBdr>
            </w:div>
            <w:div w:id="1967662698">
              <w:marLeft w:val="0"/>
              <w:marRight w:val="0"/>
              <w:marTop w:val="0"/>
              <w:marBottom w:val="0"/>
              <w:divBdr>
                <w:top w:val="none" w:sz="0" w:space="0" w:color="auto"/>
                <w:left w:val="none" w:sz="0" w:space="0" w:color="auto"/>
                <w:bottom w:val="none" w:sz="0" w:space="0" w:color="auto"/>
                <w:right w:val="none" w:sz="0" w:space="0" w:color="auto"/>
              </w:divBdr>
            </w:div>
            <w:div w:id="1372270129">
              <w:marLeft w:val="0"/>
              <w:marRight w:val="0"/>
              <w:marTop w:val="0"/>
              <w:marBottom w:val="0"/>
              <w:divBdr>
                <w:top w:val="none" w:sz="0" w:space="0" w:color="auto"/>
                <w:left w:val="none" w:sz="0" w:space="0" w:color="auto"/>
                <w:bottom w:val="none" w:sz="0" w:space="0" w:color="auto"/>
                <w:right w:val="none" w:sz="0" w:space="0" w:color="auto"/>
              </w:divBdr>
            </w:div>
            <w:div w:id="554783142">
              <w:marLeft w:val="0"/>
              <w:marRight w:val="0"/>
              <w:marTop w:val="0"/>
              <w:marBottom w:val="0"/>
              <w:divBdr>
                <w:top w:val="none" w:sz="0" w:space="0" w:color="auto"/>
                <w:left w:val="none" w:sz="0" w:space="0" w:color="auto"/>
                <w:bottom w:val="none" w:sz="0" w:space="0" w:color="auto"/>
                <w:right w:val="none" w:sz="0" w:space="0" w:color="auto"/>
              </w:divBdr>
            </w:div>
            <w:div w:id="1575699712">
              <w:marLeft w:val="0"/>
              <w:marRight w:val="0"/>
              <w:marTop w:val="0"/>
              <w:marBottom w:val="0"/>
              <w:divBdr>
                <w:top w:val="none" w:sz="0" w:space="0" w:color="auto"/>
                <w:left w:val="none" w:sz="0" w:space="0" w:color="auto"/>
                <w:bottom w:val="none" w:sz="0" w:space="0" w:color="auto"/>
                <w:right w:val="none" w:sz="0" w:space="0" w:color="auto"/>
              </w:divBdr>
            </w:div>
            <w:div w:id="482739076">
              <w:marLeft w:val="0"/>
              <w:marRight w:val="0"/>
              <w:marTop w:val="0"/>
              <w:marBottom w:val="0"/>
              <w:divBdr>
                <w:top w:val="none" w:sz="0" w:space="0" w:color="auto"/>
                <w:left w:val="none" w:sz="0" w:space="0" w:color="auto"/>
                <w:bottom w:val="none" w:sz="0" w:space="0" w:color="auto"/>
                <w:right w:val="none" w:sz="0" w:space="0" w:color="auto"/>
              </w:divBdr>
            </w:div>
            <w:div w:id="2038197489">
              <w:marLeft w:val="0"/>
              <w:marRight w:val="0"/>
              <w:marTop w:val="0"/>
              <w:marBottom w:val="0"/>
              <w:divBdr>
                <w:top w:val="none" w:sz="0" w:space="0" w:color="auto"/>
                <w:left w:val="none" w:sz="0" w:space="0" w:color="auto"/>
                <w:bottom w:val="none" w:sz="0" w:space="0" w:color="auto"/>
                <w:right w:val="none" w:sz="0" w:space="0" w:color="auto"/>
              </w:divBdr>
            </w:div>
            <w:div w:id="90589030">
              <w:marLeft w:val="0"/>
              <w:marRight w:val="0"/>
              <w:marTop w:val="0"/>
              <w:marBottom w:val="0"/>
              <w:divBdr>
                <w:top w:val="none" w:sz="0" w:space="0" w:color="auto"/>
                <w:left w:val="none" w:sz="0" w:space="0" w:color="auto"/>
                <w:bottom w:val="none" w:sz="0" w:space="0" w:color="auto"/>
                <w:right w:val="none" w:sz="0" w:space="0" w:color="auto"/>
              </w:divBdr>
            </w:div>
            <w:div w:id="796878461">
              <w:marLeft w:val="0"/>
              <w:marRight w:val="0"/>
              <w:marTop w:val="0"/>
              <w:marBottom w:val="0"/>
              <w:divBdr>
                <w:top w:val="none" w:sz="0" w:space="0" w:color="auto"/>
                <w:left w:val="none" w:sz="0" w:space="0" w:color="auto"/>
                <w:bottom w:val="none" w:sz="0" w:space="0" w:color="auto"/>
                <w:right w:val="none" w:sz="0" w:space="0" w:color="auto"/>
              </w:divBdr>
            </w:div>
            <w:div w:id="1663042480">
              <w:marLeft w:val="0"/>
              <w:marRight w:val="0"/>
              <w:marTop w:val="0"/>
              <w:marBottom w:val="0"/>
              <w:divBdr>
                <w:top w:val="none" w:sz="0" w:space="0" w:color="auto"/>
                <w:left w:val="none" w:sz="0" w:space="0" w:color="auto"/>
                <w:bottom w:val="none" w:sz="0" w:space="0" w:color="auto"/>
                <w:right w:val="none" w:sz="0" w:space="0" w:color="auto"/>
              </w:divBdr>
            </w:div>
            <w:div w:id="1849520404">
              <w:marLeft w:val="0"/>
              <w:marRight w:val="0"/>
              <w:marTop w:val="0"/>
              <w:marBottom w:val="0"/>
              <w:divBdr>
                <w:top w:val="none" w:sz="0" w:space="0" w:color="auto"/>
                <w:left w:val="none" w:sz="0" w:space="0" w:color="auto"/>
                <w:bottom w:val="none" w:sz="0" w:space="0" w:color="auto"/>
                <w:right w:val="none" w:sz="0" w:space="0" w:color="auto"/>
              </w:divBdr>
            </w:div>
            <w:div w:id="1208837915">
              <w:marLeft w:val="0"/>
              <w:marRight w:val="0"/>
              <w:marTop w:val="0"/>
              <w:marBottom w:val="0"/>
              <w:divBdr>
                <w:top w:val="none" w:sz="0" w:space="0" w:color="auto"/>
                <w:left w:val="none" w:sz="0" w:space="0" w:color="auto"/>
                <w:bottom w:val="none" w:sz="0" w:space="0" w:color="auto"/>
                <w:right w:val="none" w:sz="0" w:space="0" w:color="auto"/>
              </w:divBdr>
            </w:div>
            <w:div w:id="816334529">
              <w:marLeft w:val="0"/>
              <w:marRight w:val="0"/>
              <w:marTop w:val="0"/>
              <w:marBottom w:val="0"/>
              <w:divBdr>
                <w:top w:val="none" w:sz="0" w:space="0" w:color="auto"/>
                <w:left w:val="none" w:sz="0" w:space="0" w:color="auto"/>
                <w:bottom w:val="none" w:sz="0" w:space="0" w:color="auto"/>
                <w:right w:val="none" w:sz="0" w:space="0" w:color="auto"/>
              </w:divBdr>
            </w:div>
            <w:div w:id="1695838618">
              <w:marLeft w:val="0"/>
              <w:marRight w:val="0"/>
              <w:marTop w:val="0"/>
              <w:marBottom w:val="0"/>
              <w:divBdr>
                <w:top w:val="none" w:sz="0" w:space="0" w:color="auto"/>
                <w:left w:val="none" w:sz="0" w:space="0" w:color="auto"/>
                <w:bottom w:val="none" w:sz="0" w:space="0" w:color="auto"/>
                <w:right w:val="none" w:sz="0" w:space="0" w:color="auto"/>
              </w:divBdr>
            </w:div>
            <w:div w:id="1433862330">
              <w:marLeft w:val="0"/>
              <w:marRight w:val="0"/>
              <w:marTop w:val="0"/>
              <w:marBottom w:val="0"/>
              <w:divBdr>
                <w:top w:val="none" w:sz="0" w:space="0" w:color="auto"/>
                <w:left w:val="none" w:sz="0" w:space="0" w:color="auto"/>
                <w:bottom w:val="none" w:sz="0" w:space="0" w:color="auto"/>
                <w:right w:val="none" w:sz="0" w:space="0" w:color="auto"/>
              </w:divBdr>
            </w:div>
            <w:div w:id="1969512859">
              <w:marLeft w:val="0"/>
              <w:marRight w:val="0"/>
              <w:marTop w:val="0"/>
              <w:marBottom w:val="0"/>
              <w:divBdr>
                <w:top w:val="none" w:sz="0" w:space="0" w:color="auto"/>
                <w:left w:val="none" w:sz="0" w:space="0" w:color="auto"/>
                <w:bottom w:val="none" w:sz="0" w:space="0" w:color="auto"/>
                <w:right w:val="none" w:sz="0" w:space="0" w:color="auto"/>
              </w:divBdr>
            </w:div>
            <w:div w:id="340861344">
              <w:marLeft w:val="0"/>
              <w:marRight w:val="0"/>
              <w:marTop w:val="0"/>
              <w:marBottom w:val="0"/>
              <w:divBdr>
                <w:top w:val="none" w:sz="0" w:space="0" w:color="auto"/>
                <w:left w:val="none" w:sz="0" w:space="0" w:color="auto"/>
                <w:bottom w:val="none" w:sz="0" w:space="0" w:color="auto"/>
                <w:right w:val="none" w:sz="0" w:space="0" w:color="auto"/>
              </w:divBdr>
            </w:div>
            <w:div w:id="2122793933">
              <w:marLeft w:val="0"/>
              <w:marRight w:val="0"/>
              <w:marTop w:val="0"/>
              <w:marBottom w:val="0"/>
              <w:divBdr>
                <w:top w:val="none" w:sz="0" w:space="0" w:color="auto"/>
                <w:left w:val="none" w:sz="0" w:space="0" w:color="auto"/>
                <w:bottom w:val="none" w:sz="0" w:space="0" w:color="auto"/>
                <w:right w:val="none" w:sz="0" w:space="0" w:color="auto"/>
              </w:divBdr>
            </w:div>
            <w:div w:id="927614637">
              <w:marLeft w:val="0"/>
              <w:marRight w:val="0"/>
              <w:marTop w:val="0"/>
              <w:marBottom w:val="0"/>
              <w:divBdr>
                <w:top w:val="none" w:sz="0" w:space="0" w:color="auto"/>
                <w:left w:val="none" w:sz="0" w:space="0" w:color="auto"/>
                <w:bottom w:val="none" w:sz="0" w:space="0" w:color="auto"/>
                <w:right w:val="none" w:sz="0" w:space="0" w:color="auto"/>
              </w:divBdr>
            </w:div>
            <w:div w:id="89205676">
              <w:marLeft w:val="0"/>
              <w:marRight w:val="0"/>
              <w:marTop w:val="0"/>
              <w:marBottom w:val="0"/>
              <w:divBdr>
                <w:top w:val="none" w:sz="0" w:space="0" w:color="auto"/>
                <w:left w:val="none" w:sz="0" w:space="0" w:color="auto"/>
                <w:bottom w:val="none" w:sz="0" w:space="0" w:color="auto"/>
                <w:right w:val="none" w:sz="0" w:space="0" w:color="auto"/>
              </w:divBdr>
            </w:div>
            <w:div w:id="67457686">
              <w:marLeft w:val="0"/>
              <w:marRight w:val="0"/>
              <w:marTop w:val="0"/>
              <w:marBottom w:val="0"/>
              <w:divBdr>
                <w:top w:val="none" w:sz="0" w:space="0" w:color="auto"/>
                <w:left w:val="none" w:sz="0" w:space="0" w:color="auto"/>
                <w:bottom w:val="none" w:sz="0" w:space="0" w:color="auto"/>
                <w:right w:val="none" w:sz="0" w:space="0" w:color="auto"/>
              </w:divBdr>
            </w:div>
            <w:div w:id="1511335405">
              <w:marLeft w:val="0"/>
              <w:marRight w:val="0"/>
              <w:marTop w:val="0"/>
              <w:marBottom w:val="0"/>
              <w:divBdr>
                <w:top w:val="none" w:sz="0" w:space="0" w:color="auto"/>
                <w:left w:val="none" w:sz="0" w:space="0" w:color="auto"/>
                <w:bottom w:val="none" w:sz="0" w:space="0" w:color="auto"/>
                <w:right w:val="none" w:sz="0" w:space="0" w:color="auto"/>
              </w:divBdr>
            </w:div>
            <w:div w:id="270091099">
              <w:marLeft w:val="0"/>
              <w:marRight w:val="0"/>
              <w:marTop w:val="0"/>
              <w:marBottom w:val="0"/>
              <w:divBdr>
                <w:top w:val="none" w:sz="0" w:space="0" w:color="auto"/>
                <w:left w:val="none" w:sz="0" w:space="0" w:color="auto"/>
                <w:bottom w:val="none" w:sz="0" w:space="0" w:color="auto"/>
                <w:right w:val="none" w:sz="0" w:space="0" w:color="auto"/>
              </w:divBdr>
            </w:div>
            <w:div w:id="621814404">
              <w:marLeft w:val="0"/>
              <w:marRight w:val="0"/>
              <w:marTop w:val="0"/>
              <w:marBottom w:val="0"/>
              <w:divBdr>
                <w:top w:val="none" w:sz="0" w:space="0" w:color="auto"/>
                <w:left w:val="none" w:sz="0" w:space="0" w:color="auto"/>
                <w:bottom w:val="none" w:sz="0" w:space="0" w:color="auto"/>
                <w:right w:val="none" w:sz="0" w:space="0" w:color="auto"/>
              </w:divBdr>
            </w:div>
            <w:div w:id="836264466">
              <w:marLeft w:val="0"/>
              <w:marRight w:val="0"/>
              <w:marTop w:val="0"/>
              <w:marBottom w:val="0"/>
              <w:divBdr>
                <w:top w:val="none" w:sz="0" w:space="0" w:color="auto"/>
                <w:left w:val="none" w:sz="0" w:space="0" w:color="auto"/>
                <w:bottom w:val="none" w:sz="0" w:space="0" w:color="auto"/>
                <w:right w:val="none" w:sz="0" w:space="0" w:color="auto"/>
              </w:divBdr>
            </w:div>
            <w:div w:id="2086611668">
              <w:marLeft w:val="0"/>
              <w:marRight w:val="0"/>
              <w:marTop w:val="0"/>
              <w:marBottom w:val="0"/>
              <w:divBdr>
                <w:top w:val="none" w:sz="0" w:space="0" w:color="auto"/>
                <w:left w:val="none" w:sz="0" w:space="0" w:color="auto"/>
                <w:bottom w:val="none" w:sz="0" w:space="0" w:color="auto"/>
                <w:right w:val="none" w:sz="0" w:space="0" w:color="auto"/>
              </w:divBdr>
            </w:div>
            <w:div w:id="482359711">
              <w:marLeft w:val="0"/>
              <w:marRight w:val="0"/>
              <w:marTop w:val="0"/>
              <w:marBottom w:val="0"/>
              <w:divBdr>
                <w:top w:val="none" w:sz="0" w:space="0" w:color="auto"/>
                <w:left w:val="none" w:sz="0" w:space="0" w:color="auto"/>
                <w:bottom w:val="none" w:sz="0" w:space="0" w:color="auto"/>
                <w:right w:val="none" w:sz="0" w:space="0" w:color="auto"/>
              </w:divBdr>
            </w:div>
            <w:div w:id="714112850">
              <w:marLeft w:val="0"/>
              <w:marRight w:val="0"/>
              <w:marTop w:val="0"/>
              <w:marBottom w:val="0"/>
              <w:divBdr>
                <w:top w:val="none" w:sz="0" w:space="0" w:color="auto"/>
                <w:left w:val="none" w:sz="0" w:space="0" w:color="auto"/>
                <w:bottom w:val="none" w:sz="0" w:space="0" w:color="auto"/>
                <w:right w:val="none" w:sz="0" w:space="0" w:color="auto"/>
              </w:divBdr>
            </w:div>
            <w:div w:id="591596855">
              <w:marLeft w:val="0"/>
              <w:marRight w:val="0"/>
              <w:marTop w:val="0"/>
              <w:marBottom w:val="0"/>
              <w:divBdr>
                <w:top w:val="none" w:sz="0" w:space="0" w:color="auto"/>
                <w:left w:val="none" w:sz="0" w:space="0" w:color="auto"/>
                <w:bottom w:val="none" w:sz="0" w:space="0" w:color="auto"/>
                <w:right w:val="none" w:sz="0" w:space="0" w:color="auto"/>
              </w:divBdr>
            </w:div>
            <w:div w:id="257064688">
              <w:marLeft w:val="0"/>
              <w:marRight w:val="0"/>
              <w:marTop w:val="0"/>
              <w:marBottom w:val="0"/>
              <w:divBdr>
                <w:top w:val="none" w:sz="0" w:space="0" w:color="auto"/>
                <w:left w:val="none" w:sz="0" w:space="0" w:color="auto"/>
                <w:bottom w:val="none" w:sz="0" w:space="0" w:color="auto"/>
                <w:right w:val="none" w:sz="0" w:space="0" w:color="auto"/>
              </w:divBdr>
            </w:div>
            <w:div w:id="2007777643">
              <w:marLeft w:val="0"/>
              <w:marRight w:val="0"/>
              <w:marTop w:val="0"/>
              <w:marBottom w:val="0"/>
              <w:divBdr>
                <w:top w:val="none" w:sz="0" w:space="0" w:color="auto"/>
                <w:left w:val="none" w:sz="0" w:space="0" w:color="auto"/>
                <w:bottom w:val="none" w:sz="0" w:space="0" w:color="auto"/>
                <w:right w:val="none" w:sz="0" w:space="0" w:color="auto"/>
              </w:divBdr>
            </w:div>
            <w:div w:id="924536872">
              <w:marLeft w:val="0"/>
              <w:marRight w:val="0"/>
              <w:marTop w:val="0"/>
              <w:marBottom w:val="0"/>
              <w:divBdr>
                <w:top w:val="none" w:sz="0" w:space="0" w:color="auto"/>
                <w:left w:val="none" w:sz="0" w:space="0" w:color="auto"/>
                <w:bottom w:val="none" w:sz="0" w:space="0" w:color="auto"/>
                <w:right w:val="none" w:sz="0" w:space="0" w:color="auto"/>
              </w:divBdr>
            </w:div>
            <w:div w:id="991107774">
              <w:marLeft w:val="0"/>
              <w:marRight w:val="0"/>
              <w:marTop w:val="0"/>
              <w:marBottom w:val="0"/>
              <w:divBdr>
                <w:top w:val="none" w:sz="0" w:space="0" w:color="auto"/>
                <w:left w:val="none" w:sz="0" w:space="0" w:color="auto"/>
                <w:bottom w:val="none" w:sz="0" w:space="0" w:color="auto"/>
                <w:right w:val="none" w:sz="0" w:space="0" w:color="auto"/>
              </w:divBdr>
            </w:div>
            <w:div w:id="1828395198">
              <w:marLeft w:val="0"/>
              <w:marRight w:val="0"/>
              <w:marTop w:val="0"/>
              <w:marBottom w:val="0"/>
              <w:divBdr>
                <w:top w:val="none" w:sz="0" w:space="0" w:color="auto"/>
                <w:left w:val="none" w:sz="0" w:space="0" w:color="auto"/>
                <w:bottom w:val="none" w:sz="0" w:space="0" w:color="auto"/>
                <w:right w:val="none" w:sz="0" w:space="0" w:color="auto"/>
              </w:divBdr>
            </w:div>
            <w:div w:id="1124546527">
              <w:marLeft w:val="0"/>
              <w:marRight w:val="0"/>
              <w:marTop w:val="0"/>
              <w:marBottom w:val="0"/>
              <w:divBdr>
                <w:top w:val="none" w:sz="0" w:space="0" w:color="auto"/>
                <w:left w:val="none" w:sz="0" w:space="0" w:color="auto"/>
                <w:bottom w:val="none" w:sz="0" w:space="0" w:color="auto"/>
                <w:right w:val="none" w:sz="0" w:space="0" w:color="auto"/>
              </w:divBdr>
            </w:div>
            <w:div w:id="2127310694">
              <w:marLeft w:val="0"/>
              <w:marRight w:val="0"/>
              <w:marTop w:val="0"/>
              <w:marBottom w:val="0"/>
              <w:divBdr>
                <w:top w:val="none" w:sz="0" w:space="0" w:color="auto"/>
                <w:left w:val="none" w:sz="0" w:space="0" w:color="auto"/>
                <w:bottom w:val="none" w:sz="0" w:space="0" w:color="auto"/>
                <w:right w:val="none" w:sz="0" w:space="0" w:color="auto"/>
              </w:divBdr>
            </w:div>
            <w:div w:id="2146194941">
              <w:marLeft w:val="0"/>
              <w:marRight w:val="0"/>
              <w:marTop w:val="0"/>
              <w:marBottom w:val="0"/>
              <w:divBdr>
                <w:top w:val="none" w:sz="0" w:space="0" w:color="auto"/>
                <w:left w:val="none" w:sz="0" w:space="0" w:color="auto"/>
                <w:bottom w:val="none" w:sz="0" w:space="0" w:color="auto"/>
                <w:right w:val="none" w:sz="0" w:space="0" w:color="auto"/>
              </w:divBdr>
            </w:div>
            <w:div w:id="1982686364">
              <w:marLeft w:val="0"/>
              <w:marRight w:val="0"/>
              <w:marTop w:val="0"/>
              <w:marBottom w:val="0"/>
              <w:divBdr>
                <w:top w:val="none" w:sz="0" w:space="0" w:color="auto"/>
                <w:left w:val="none" w:sz="0" w:space="0" w:color="auto"/>
                <w:bottom w:val="none" w:sz="0" w:space="0" w:color="auto"/>
                <w:right w:val="none" w:sz="0" w:space="0" w:color="auto"/>
              </w:divBdr>
            </w:div>
            <w:div w:id="1641378694">
              <w:marLeft w:val="0"/>
              <w:marRight w:val="0"/>
              <w:marTop w:val="0"/>
              <w:marBottom w:val="0"/>
              <w:divBdr>
                <w:top w:val="none" w:sz="0" w:space="0" w:color="auto"/>
                <w:left w:val="none" w:sz="0" w:space="0" w:color="auto"/>
                <w:bottom w:val="none" w:sz="0" w:space="0" w:color="auto"/>
                <w:right w:val="none" w:sz="0" w:space="0" w:color="auto"/>
              </w:divBdr>
            </w:div>
            <w:div w:id="317344213">
              <w:marLeft w:val="0"/>
              <w:marRight w:val="0"/>
              <w:marTop w:val="0"/>
              <w:marBottom w:val="0"/>
              <w:divBdr>
                <w:top w:val="none" w:sz="0" w:space="0" w:color="auto"/>
                <w:left w:val="none" w:sz="0" w:space="0" w:color="auto"/>
                <w:bottom w:val="none" w:sz="0" w:space="0" w:color="auto"/>
                <w:right w:val="none" w:sz="0" w:space="0" w:color="auto"/>
              </w:divBdr>
            </w:div>
            <w:div w:id="46027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5535">
      <w:bodyDiv w:val="1"/>
      <w:marLeft w:val="0"/>
      <w:marRight w:val="0"/>
      <w:marTop w:val="0"/>
      <w:marBottom w:val="0"/>
      <w:divBdr>
        <w:top w:val="none" w:sz="0" w:space="0" w:color="auto"/>
        <w:left w:val="none" w:sz="0" w:space="0" w:color="auto"/>
        <w:bottom w:val="none" w:sz="0" w:space="0" w:color="auto"/>
        <w:right w:val="none" w:sz="0" w:space="0" w:color="auto"/>
      </w:divBdr>
    </w:div>
    <w:div w:id="124659844">
      <w:bodyDiv w:val="1"/>
      <w:marLeft w:val="0"/>
      <w:marRight w:val="0"/>
      <w:marTop w:val="0"/>
      <w:marBottom w:val="0"/>
      <w:divBdr>
        <w:top w:val="none" w:sz="0" w:space="0" w:color="auto"/>
        <w:left w:val="none" w:sz="0" w:space="0" w:color="auto"/>
        <w:bottom w:val="none" w:sz="0" w:space="0" w:color="auto"/>
        <w:right w:val="none" w:sz="0" w:space="0" w:color="auto"/>
      </w:divBdr>
    </w:div>
    <w:div w:id="129833491">
      <w:bodyDiv w:val="1"/>
      <w:marLeft w:val="0"/>
      <w:marRight w:val="0"/>
      <w:marTop w:val="0"/>
      <w:marBottom w:val="0"/>
      <w:divBdr>
        <w:top w:val="none" w:sz="0" w:space="0" w:color="auto"/>
        <w:left w:val="none" w:sz="0" w:space="0" w:color="auto"/>
        <w:bottom w:val="none" w:sz="0" w:space="0" w:color="auto"/>
        <w:right w:val="none" w:sz="0" w:space="0" w:color="auto"/>
      </w:divBdr>
    </w:div>
    <w:div w:id="141628046">
      <w:bodyDiv w:val="1"/>
      <w:marLeft w:val="0"/>
      <w:marRight w:val="0"/>
      <w:marTop w:val="0"/>
      <w:marBottom w:val="0"/>
      <w:divBdr>
        <w:top w:val="none" w:sz="0" w:space="0" w:color="auto"/>
        <w:left w:val="none" w:sz="0" w:space="0" w:color="auto"/>
        <w:bottom w:val="none" w:sz="0" w:space="0" w:color="auto"/>
        <w:right w:val="none" w:sz="0" w:space="0" w:color="auto"/>
      </w:divBdr>
      <w:divsChild>
        <w:div w:id="1566144400">
          <w:marLeft w:val="0"/>
          <w:marRight w:val="0"/>
          <w:marTop w:val="0"/>
          <w:marBottom w:val="0"/>
          <w:divBdr>
            <w:top w:val="none" w:sz="0" w:space="0" w:color="auto"/>
            <w:left w:val="none" w:sz="0" w:space="0" w:color="auto"/>
            <w:bottom w:val="none" w:sz="0" w:space="0" w:color="auto"/>
            <w:right w:val="none" w:sz="0" w:space="0" w:color="auto"/>
          </w:divBdr>
          <w:divsChild>
            <w:div w:id="743526426">
              <w:marLeft w:val="0"/>
              <w:marRight w:val="0"/>
              <w:marTop w:val="0"/>
              <w:marBottom w:val="0"/>
              <w:divBdr>
                <w:top w:val="none" w:sz="0" w:space="0" w:color="auto"/>
                <w:left w:val="none" w:sz="0" w:space="0" w:color="auto"/>
                <w:bottom w:val="none" w:sz="0" w:space="0" w:color="auto"/>
                <w:right w:val="none" w:sz="0" w:space="0" w:color="auto"/>
              </w:divBdr>
            </w:div>
            <w:div w:id="678580830">
              <w:marLeft w:val="0"/>
              <w:marRight w:val="0"/>
              <w:marTop w:val="0"/>
              <w:marBottom w:val="0"/>
              <w:divBdr>
                <w:top w:val="none" w:sz="0" w:space="0" w:color="auto"/>
                <w:left w:val="none" w:sz="0" w:space="0" w:color="auto"/>
                <w:bottom w:val="none" w:sz="0" w:space="0" w:color="auto"/>
                <w:right w:val="none" w:sz="0" w:space="0" w:color="auto"/>
              </w:divBdr>
            </w:div>
            <w:div w:id="77286851">
              <w:marLeft w:val="0"/>
              <w:marRight w:val="0"/>
              <w:marTop w:val="0"/>
              <w:marBottom w:val="0"/>
              <w:divBdr>
                <w:top w:val="none" w:sz="0" w:space="0" w:color="auto"/>
                <w:left w:val="none" w:sz="0" w:space="0" w:color="auto"/>
                <w:bottom w:val="none" w:sz="0" w:space="0" w:color="auto"/>
                <w:right w:val="none" w:sz="0" w:space="0" w:color="auto"/>
              </w:divBdr>
            </w:div>
            <w:div w:id="1188955347">
              <w:marLeft w:val="0"/>
              <w:marRight w:val="0"/>
              <w:marTop w:val="0"/>
              <w:marBottom w:val="0"/>
              <w:divBdr>
                <w:top w:val="none" w:sz="0" w:space="0" w:color="auto"/>
                <w:left w:val="none" w:sz="0" w:space="0" w:color="auto"/>
                <w:bottom w:val="none" w:sz="0" w:space="0" w:color="auto"/>
                <w:right w:val="none" w:sz="0" w:space="0" w:color="auto"/>
              </w:divBdr>
            </w:div>
            <w:div w:id="761952336">
              <w:marLeft w:val="0"/>
              <w:marRight w:val="0"/>
              <w:marTop w:val="0"/>
              <w:marBottom w:val="0"/>
              <w:divBdr>
                <w:top w:val="none" w:sz="0" w:space="0" w:color="auto"/>
                <w:left w:val="none" w:sz="0" w:space="0" w:color="auto"/>
                <w:bottom w:val="none" w:sz="0" w:space="0" w:color="auto"/>
                <w:right w:val="none" w:sz="0" w:space="0" w:color="auto"/>
              </w:divBdr>
            </w:div>
            <w:div w:id="770468397">
              <w:marLeft w:val="0"/>
              <w:marRight w:val="0"/>
              <w:marTop w:val="0"/>
              <w:marBottom w:val="0"/>
              <w:divBdr>
                <w:top w:val="none" w:sz="0" w:space="0" w:color="auto"/>
                <w:left w:val="none" w:sz="0" w:space="0" w:color="auto"/>
                <w:bottom w:val="none" w:sz="0" w:space="0" w:color="auto"/>
                <w:right w:val="none" w:sz="0" w:space="0" w:color="auto"/>
              </w:divBdr>
            </w:div>
            <w:div w:id="1967004108">
              <w:marLeft w:val="0"/>
              <w:marRight w:val="0"/>
              <w:marTop w:val="0"/>
              <w:marBottom w:val="0"/>
              <w:divBdr>
                <w:top w:val="none" w:sz="0" w:space="0" w:color="auto"/>
                <w:left w:val="none" w:sz="0" w:space="0" w:color="auto"/>
                <w:bottom w:val="none" w:sz="0" w:space="0" w:color="auto"/>
                <w:right w:val="none" w:sz="0" w:space="0" w:color="auto"/>
              </w:divBdr>
            </w:div>
            <w:div w:id="948004712">
              <w:marLeft w:val="0"/>
              <w:marRight w:val="0"/>
              <w:marTop w:val="0"/>
              <w:marBottom w:val="0"/>
              <w:divBdr>
                <w:top w:val="none" w:sz="0" w:space="0" w:color="auto"/>
                <w:left w:val="none" w:sz="0" w:space="0" w:color="auto"/>
                <w:bottom w:val="none" w:sz="0" w:space="0" w:color="auto"/>
                <w:right w:val="none" w:sz="0" w:space="0" w:color="auto"/>
              </w:divBdr>
            </w:div>
            <w:div w:id="535460791">
              <w:marLeft w:val="0"/>
              <w:marRight w:val="0"/>
              <w:marTop w:val="0"/>
              <w:marBottom w:val="0"/>
              <w:divBdr>
                <w:top w:val="none" w:sz="0" w:space="0" w:color="auto"/>
                <w:left w:val="none" w:sz="0" w:space="0" w:color="auto"/>
                <w:bottom w:val="none" w:sz="0" w:space="0" w:color="auto"/>
                <w:right w:val="none" w:sz="0" w:space="0" w:color="auto"/>
              </w:divBdr>
            </w:div>
            <w:div w:id="1158307804">
              <w:marLeft w:val="0"/>
              <w:marRight w:val="0"/>
              <w:marTop w:val="0"/>
              <w:marBottom w:val="0"/>
              <w:divBdr>
                <w:top w:val="none" w:sz="0" w:space="0" w:color="auto"/>
                <w:left w:val="none" w:sz="0" w:space="0" w:color="auto"/>
                <w:bottom w:val="none" w:sz="0" w:space="0" w:color="auto"/>
                <w:right w:val="none" w:sz="0" w:space="0" w:color="auto"/>
              </w:divBdr>
            </w:div>
            <w:div w:id="799224282">
              <w:marLeft w:val="0"/>
              <w:marRight w:val="0"/>
              <w:marTop w:val="0"/>
              <w:marBottom w:val="0"/>
              <w:divBdr>
                <w:top w:val="none" w:sz="0" w:space="0" w:color="auto"/>
                <w:left w:val="none" w:sz="0" w:space="0" w:color="auto"/>
                <w:bottom w:val="none" w:sz="0" w:space="0" w:color="auto"/>
                <w:right w:val="none" w:sz="0" w:space="0" w:color="auto"/>
              </w:divBdr>
            </w:div>
            <w:div w:id="118571959">
              <w:marLeft w:val="0"/>
              <w:marRight w:val="0"/>
              <w:marTop w:val="0"/>
              <w:marBottom w:val="0"/>
              <w:divBdr>
                <w:top w:val="none" w:sz="0" w:space="0" w:color="auto"/>
                <w:left w:val="none" w:sz="0" w:space="0" w:color="auto"/>
                <w:bottom w:val="none" w:sz="0" w:space="0" w:color="auto"/>
                <w:right w:val="none" w:sz="0" w:space="0" w:color="auto"/>
              </w:divBdr>
            </w:div>
            <w:div w:id="1653170024">
              <w:marLeft w:val="0"/>
              <w:marRight w:val="0"/>
              <w:marTop w:val="0"/>
              <w:marBottom w:val="0"/>
              <w:divBdr>
                <w:top w:val="none" w:sz="0" w:space="0" w:color="auto"/>
                <w:left w:val="none" w:sz="0" w:space="0" w:color="auto"/>
                <w:bottom w:val="none" w:sz="0" w:space="0" w:color="auto"/>
                <w:right w:val="none" w:sz="0" w:space="0" w:color="auto"/>
              </w:divBdr>
            </w:div>
            <w:div w:id="1054038235">
              <w:marLeft w:val="0"/>
              <w:marRight w:val="0"/>
              <w:marTop w:val="0"/>
              <w:marBottom w:val="0"/>
              <w:divBdr>
                <w:top w:val="none" w:sz="0" w:space="0" w:color="auto"/>
                <w:left w:val="none" w:sz="0" w:space="0" w:color="auto"/>
                <w:bottom w:val="none" w:sz="0" w:space="0" w:color="auto"/>
                <w:right w:val="none" w:sz="0" w:space="0" w:color="auto"/>
              </w:divBdr>
            </w:div>
            <w:div w:id="2109688740">
              <w:marLeft w:val="0"/>
              <w:marRight w:val="0"/>
              <w:marTop w:val="0"/>
              <w:marBottom w:val="0"/>
              <w:divBdr>
                <w:top w:val="none" w:sz="0" w:space="0" w:color="auto"/>
                <w:left w:val="none" w:sz="0" w:space="0" w:color="auto"/>
                <w:bottom w:val="none" w:sz="0" w:space="0" w:color="auto"/>
                <w:right w:val="none" w:sz="0" w:space="0" w:color="auto"/>
              </w:divBdr>
            </w:div>
            <w:div w:id="1774393662">
              <w:marLeft w:val="0"/>
              <w:marRight w:val="0"/>
              <w:marTop w:val="0"/>
              <w:marBottom w:val="0"/>
              <w:divBdr>
                <w:top w:val="none" w:sz="0" w:space="0" w:color="auto"/>
                <w:left w:val="none" w:sz="0" w:space="0" w:color="auto"/>
                <w:bottom w:val="none" w:sz="0" w:space="0" w:color="auto"/>
                <w:right w:val="none" w:sz="0" w:space="0" w:color="auto"/>
              </w:divBdr>
            </w:div>
            <w:div w:id="1665621955">
              <w:marLeft w:val="0"/>
              <w:marRight w:val="0"/>
              <w:marTop w:val="0"/>
              <w:marBottom w:val="0"/>
              <w:divBdr>
                <w:top w:val="none" w:sz="0" w:space="0" w:color="auto"/>
                <w:left w:val="none" w:sz="0" w:space="0" w:color="auto"/>
                <w:bottom w:val="none" w:sz="0" w:space="0" w:color="auto"/>
                <w:right w:val="none" w:sz="0" w:space="0" w:color="auto"/>
              </w:divBdr>
            </w:div>
            <w:div w:id="1337419477">
              <w:marLeft w:val="0"/>
              <w:marRight w:val="0"/>
              <w:marTop w:val="0"/>
              <w:marBottom w:val="0"/>
              <w:divBdr>
                <w:top w:val="none" w:sz="0" w:space="0" w:color="auto"/>
                <w:left w:val="none" w:sz="0" w:space="0" w:color="auto"/>
                <w:bottom w:val="none" w:sz="0" w:space="0" w:color="auto"/>
                <w:right w:val="none" w:sz="0" w:space="0" w:color="auto"/>
              </w:divBdr>
            </w:div>
            <w:div w:id="518541072">
              <w:marLeft w:val="0"/>
              <w:marRight w:val="0"/>
              <w:marTop w:val="0"/>
              <w:marBottom w:val="0"/>
              <w:divBdr>
                <w:top w:val="none" w:sz="0" w:space="0" w:color="auto"/>
                <w:left w:val="none" w:sz="0" w:space="0" w:color="auto"/>
                <w:bottom w:val="none" w:sz="0" w:space="0" w:color="auto"/>
                <w:right w:val="none" w:sz="0" w:space="0" w:color="auto"/>
              </w:divBdr>
            </w:div>
            <w:div w:id="745033258">
              <w:marLeft w:val="0"/>
              <w:marRight w:val="0"/>
              <w:marTop w:val="0"/>
              <w:marBottom w:val="0"/>
              <w:divBdr>
                <w:top w:val="none" w:sz="0" w:space="0" w:color="auto"/>
                <w:left w:val="none" w:sz="0" w:space="0" w:color="auto"/>
                <w:bottom w:val="none" w:sz="0" w:space="0" w:color="auto"/>
                <w:right w:val="none" w:sz="0" w:space="0" w:color="auto"/>
              </w:divBdr>
            </w:div>
            <w:div w:id="1358192094">
              <w:marLeft w:val="0"/>
              <w:marRight w:val="0"/>
              <w:marTop w:val="0"/>
              <w:marBottom w:val="0"/>
              <w:divBdr>
                <w:top w:val="none" w:sz="0" w:space="0" w:color="auto"/>
                <w:left w:val="none" w:sz="0" w:space="0" w:color="auto"/>
                <w:bottom w:val="none" w:sz="0" w:space="0" w:color="auto"/>
                <w:right w:val="none" w:sz="0" w:space="0" w:color="auto"/>
              </w:divBdr>
            </w:div>
            <w:div w:id="965967268">
              <w:marLeft w:val="0"/>
              <w:marRight w:val="0"/>
              <w:marTop w:val="0"/>
              <w:marBottom w:val="0"/>
              <w:divBdr>
                <w:top w:val="none" w:sz="0" w:space="0" w:color="auto"/>
                <w:left w:val="none" w:sz="0" w:space="0" w:color="auto"/>
                <w:bottom w:val="none" w:sz="0" w:space="0" w:color="auto"/>
                <w:right w:val="none" w:sz="0" w:space="0" w:color="auto"/>
              </w:divBdr>
            </w:div>
            <w:div w:id="779300511">
              <w:marLeft w:val="0"/>
              <w:marRight w:val="0"/>
              <w:marTop w:val="0"/>
              <w:marBottom w:val="0"/>
              <w:divBdr>
                <w:top w:val="none" w:sz="0" w:space="0" w:color="auto"/>
                <w:left w:val="none" w:sz="0" w:space="0" w:color="auto"/>
                <w:bottom w:val="none" w:sz="0" w:space="0" w:color="auto"/>
                <w:right w:val="none" w:sz="0" w:space="0" w:color="auto"/>
              </w:divBdr>
            </w:div>
            <w:div w:id="346105372">
              <w:marLeft w:val="0"/>
              <w:marRight w:val="0"/>
              <w:marTop w:val="0"/>
              <w:marBottom w:val="0"/>
              <w:divBdr>
                <w:top w:val="none" w:sz="0" w:space="0" w:color="auto"/>
                <w:left w:val="none" w:sz="0" w:space="0" w:color="auto"/>
                <w:bottom w:val="none" w:sz="0" w:space="0" w:color="auto"/>
                <w:right w:val="none" w:sz="0" w:space="0" w:color="auto"/>
              </w:divBdr>
            </w:div>
            <w:div w:id="167839312">
              <w:marLeft w:val="0"/>
              <w:marRight w:val="0"/>
              <w:marTop w:val="0"/>
              <w:marBottom w:val="0"/>
              <w:divBdr>
                <w:top w:val="none" w:sz="0" w:space="0" w:color="auto"/>
                <w:left w:val="none" w:sz="0" w:space="0" w:color="auto"/>
                <w:bottom w:val="none" w:sz="0" w:space="0" w:color="auto"/>
                <w:right w:val="none" w:sz="0" w:space="0" w:color="auto"/>
              </w:divBdr>
            </w:div>
            <w:div w:id="1083062408">
              <w:marLeft w:val="0"/>
              <w:marRight w:val="0"/>
              <w:marTop w:val="0"/>
              <w:marBottom w:val="0"/>
              <w:divBdr>
                <w:top w:val="none" w:sz="0" w:space="0" w:color="auto"/>
                <w:left w:val="none" w:sz="0" w:space="0" w:color="auto"/>
                <w:bottom w:val="none" w:sz="0" w:space="0" w:color="auto"/>
                <w:right w:val="none" w:sz="0" w:space="0" w:color="auto"/>
              </w:divBdr>
            </w:div>
            <w:div w:id="1477524447">
              <w:marLeft w:val="0"/>
              <w:marRight w:val="0"/>
              <w:marTop w:val="0"/>
              <w:marBottom w:val="0"/>
              <w:divBdr>
                <w:top w:val="none" w:sz="0" w:space="0" w:color="auto"/>
                <w:left w:val="none" w:sz="0" w:space="0" w:color="auto"/>
                <w:bottom w:val="none" w:sz="0" w:space="0" w:color="auto"/>
                <w:right w:val="none" w:sz="0" w:space="0" w:color="auto"/>
              </w:divBdr>
            </w:div>
            <w:div w:id="1725451201">
              <w:marLeft w:val="0"/>
              <w:marRight w:val="0"/>
              <w:marTop w:val="0"/>
              <w:marBottom w:val="0"/>
              <w:divBdr>
                <w:top w:val="none" w:sz="0" w:space="0" w:color="auto"/>
                <w:left w:val="none" w:sz="0" w:space="0" w:color="auto"/>
                <w:bottom w:val="none" w:sz="0" w:space="0" w:color="auto"/>
                <w:right w:val="none" w:sz="0" w:space="0" w:color="auto"/>
              </w:divBdr>
            </w:div>
            <w:div w:id="1203440852">
              <w:marLeft w:val="0"/>
              <w:marRight w:val="0"/>
              <w:marTop w:val="0"/>
              <w:marBottom w:val="0"/>
              <w:divBdr>
                <w:top w:val="none" w:sz="0" w:space="0" w:color="auto"/>
                <w:left w:val="none" w:sz="0" w:space="0" w:color="auto"/>
                <w:bottom w:val="none" w:sz="0" w:space="0" w:color="auto"/>
                <w:right w:val="none" w:sz="0" w:space="0" w:color="auto"/>
              </w:divBdr>
            </w:div>
            <w:div w:id="773553255">
              <w:marLeft w:val="0"/>
              <w:marRight w:val="0"/>
              <w:marTop w:val="0"/>
              <w:marBottom w:val="0"/>
              <w:divBdr>
                <w:top w:val="none" w:sz="0" w:space="0" w:color="auto"/>
                <w:left w:val="none" w:sz="0" w:space="0" w:color="auto"/>
                <w:bottom w:val="none" w:sz="0" w:space="0" w:color="auto"/>
                <w:right w:val="none" w:sz="0" w:space="0" w:color="auto"/>
              </w:divBdr>
            </w:div>
            <w:div w:id="554514879">
              <w:marLeft w:val="0"/>
              <w:marRight w:val="0"/>
              <w:marTop w:val="0"/>
              <w:marBottom w:val="0"/>
              <w:divBdr>
                <w:top w:val="none" w:sz="0" w:space="0" w:color="auto"/>
                <w:left w:val="none" w:sz="0" w:space="0" w:color="auto"/>
                <w:bottom w:val="none" w:sz="0" w:space="0" w:color="auto"/>
                <w:right w:val="none" w:sz="0" w:space="0" w:color="auto"/>
              </w:divBdr>
            </w:div>
            <w:div w:id="1807627193">
              <w:marLeft w:val="0"/>
              <w:marRight w:val="0"/>
              <w:marTop w:val="0"/>
              <w:marBottom w:val="0"/>
              <w:divBdr>
                <w:top w:val="none" w:sz="0" w:space="0" w:color="auto"/>
                <w:left w:val="none" w:sz="0" w:space="0" w:color="auto"/>
                <w:bottom w:val="none" w:sz="0" w:space="0" w:color="auto"/>
                <w:right w:val="none" w:sz="0" w:space="0" w:color="auto"/>
              </w:divBdr>
            </w:div>
            <w:div w:id="1608805539">
              <w:marLeft w:val="0"/>
              <w:marRight w:val="0"/>
              <w:marTop w:val="0"/>
              <w:marBottom w:val="0"/>
              <w:divBdr>
                <w:top w:val="none" w:sz="0" w:space="0" w:color="auto"/>
                <w:left w:val="none" w:sz="0" w:space="0" w:color="auto"/>
                <w:bottom w:val="none" w:sz="0" w:space="0" w:color="auto"/>
                <w:right w:val="none" w:sz="0" w:space="0" w:color="auto"/>
              </w:divBdr>
            </w:div>
            <w:div w:id="1289167512">
              <w:marLeft w:val="0"/>
              <w:marRight w:val="0"/>
              <w:marTop w:val="0"/>
              <w:marBottom w:val="0"/>
              <w:divBdr>
                <w:top w:val="none" w:sz="0" w:space="0" w:color="auto"/>
                <w:left w:val="none" w:sz="0" w:space="0" w:color="auto"/>
                <w:bottom w:val="none" w:sz="0" w:space="0" w:color="auto"/>
                <w:right w:val="none" w:sz="0" w:space="0" w:color="auto"/>
              </w:divBdr>
            </w:div>
            <w:div w:id="843321073">
              <w:marLeft w:val="0"/>
              <w:marRight w:val="0"/>
              <w:marTop w:val="0"/>
              <w:marBottom w:val="0"/>
              <w:divBdr>
                <w:top w:val="none" w:sz="0" w:space="0" w:color="auto"/>
                <w:left w:val="none" w:sz="0" w:space="0" w:color="auto"/>
                <w:bottom w:val="none" w:sz="0" w:space="0" w:color="auto"/>
                <w:right w:val="none" w:sz="0" w:space="0" w:color="auto"/>
              </w:divBdr>
            </w:div>
            <w:div w:id="1240597695">
              <w:marLeft w:val="0"/>
              <w:marRight w:val="0"/>
              <w:marTop w:val="0"/>
              <w:marBottom w:val="0"/>
              <w:divBdr>
                <w:top w:val="none" w:sz="0" w:space="0" w:color="auto"/>
                <w:left w:val="none" w:sz="0" w:space="0" w:color="auto"/>
                <w:bottom w:val="none" w:sz="0" w:space="0" w:color="auto"/>
                <w:right w:val="none" w:sz="0" w:space="0" w:color="auto"/>
              </w:divBdr>
            </w:div>
            <w:div w:id="392587564">
              <w:marLeft w:val="0"/>
              <w:marRight w:val="0"/>
              <w:marTop w:val="0"/>
              <w:marBottom w:val="0"/>
              <w:divBdr>
                <w:top w:val="none" w:sz="0" w:space="0" w:color="auto"/>
                <w:left w:val="none" w:sz="0" w:space="0" w:color="auto"/>
                <w:bottom w:val="none" w:sz="0" w:space="0" w:color="auto"/>
                <w:right w:val="none" w:sz="0" w:space="0" w:color="auto"/>
              </w:divBdr>
            </w:div>
            <w:div w:id="1647859996">
              <w:marLeft w:val="0"/>
              <w:marRight w:val="0"/>
              <w:marTop w:val="0"/>
              <w:marBottom w:val="0"/>
              <w:divBdr>
                <w:top w:val="none" w:sz="0" w:space="0" w:color="auto"/>
                <w:left w:val="none" w:sz="0" w:space="0" w:color="auto"/>
                <w:bottom w:val="none" w:sz="0" w:space="0" w:color="auto"/>
                <w:right w:val="none" w:sz="0" w:space="0" w:color="auto"/>
              </w:divBdr>
            </w:div>
            <w:div w:id="864708640">
              <w:marLeft w:val="0"/>
              <w:marRight w:val="0"/>
              <w:marTop w:val="0"/>
              <w:marBottom w:val="0"/>
              <w:divBdr>
                <w:top w:val="none" w:sz="0" w:space="0" w:color="auto"/>
                <w:left w:val="none" w:sz="0" w:space="0" w:color="auto"/>
                <w:bottom w:val="none" w:sz="0" w:space="0" w:color="auto"/>
                <w:right w:val="none" w:sz="0" w:space="0" w:color="auto"/>
              </w:divBdr>
            </w:div>
            <w:div w:id="991250877">
              <w:marLeft w:val="0"/>
              <w:marRight w:val="0"/>
              <w:marTop w:val="0"/>
              <w:marBottom w:val="0"/>
              <w:divBdr>
                <w:top w:val="none" w:sz="0" w:space="0" w:color="auto"/>
                <w:left w:val="none" w:sz="0" w:space="0" w:color="auto"/>
                <w:bottom w:val="none" w:sz="0" w:space="0" w:color="auto"/>
                <w:right w:val="none" w:sz="0" w:space="0" w:color="auto"/>
              </w:divBdr>
            </w:div>
            <w:div w:id="133761864">
              <w:marLeft w:val="0"/>
              <w:marRight w:val="0"/>
              <w:marTop w:val="0"/>
              <w:marBottom w:val="0"/>
              <w:divBdr>
                <w:top w:val="none" w:sz="0" w:space="0" w:color="auto"/>
                <w:left w:val="none" w:sz="0" w:space="0" w:color="auto"/>
                <w:bottom w:val="none" w:sz="0" w:space="0" w:color="auto"/>
                <w:right w:val="none" w:sz="0" w:space="0" w:color="auto"/>
              </w:divBdr>
            </w:div>
            <w:div w:id="1495026000">
              <w:marLeft w:val="0"/>
              <w:marRight w:val="0"/>
              <w:marTop w:val="0"/>
              <w:marBottom w:val="0"/>
              <w:divBdr>
                <w:top w:val="none" w:sz="0" w:space="0" w:color="auto"/>
                <w:left w:val="none" w:sz="0" w:space="0" w:color="auto"/>
                <w:bottom w:val="none" w:sz="0" w:space="0" w:color="auto"/>
                <w:right w:val="none" w:sz="0" w:space="0" w:color="auto"/>
              </w:divBdr>
            </w:div>
            <w:div w:id="348065756">
              <w:marLeft w:val="0"/>
              <w:marRight w:val="0"/>
              <w:marTop w:val="0"/>
              <w:marBottom w:val="0"/>
              <w:divBdr>
                <w:top w:val="none" w:sz="0" w:space="0" w:color="auto"/>
                <w:left w:val="none" w:sz="0" w:space="0" w:color="auto"/>
                <w:bottom w:val="none" w:sz="0" w:space="0" w:color="auto"/>
                <w:right w:val="none" w:sz="0" w:space="0" w:color="auto"/>
              </w:divBdr>
            </w:div>
            <w:div w:id="123356109">
              <w:marLeft w:val="0"/>
              <w:marRight w:val="0"/>
              <w:marTop w:val="0"/>
              <w:marBottom w:val="0"/>
              <w:divBdr>
                <w:top w:val="none" w:sz="0" w:space="0" w:color="auto"/>
                <w:left w:val="none" w:sz="0" w:space="0" w:color="auto"/>
                <w:bottom w:val="none" w:sz="0" w:space="0" w:color="auto"/>
                <w:right w:val="none" w:sz="0" w:space="0" w:color="auto"/>
              </w:divBdr>
            </w:div>
            <w:div w:id="536044493">
              <w:marLeft w:val="0"/>
              <w:marRight w:val="0"/>
              <w:marTop w:val="0"/>
              <w:marBottom w:val="0"/>
              <w:divBdr>
                <w:top w:val="none" w:sz="0" w:space="0" w:color="auto"/>
                <w:left w:val="none" w:sz="0" w:space="0" w:color="auto"/>
                <w:bottom w:val="none" w:sz="0" w:space="0" w:color="auto"/>
                <w:right w:val="none" w:sz="0" w:space="0" w:color="auto"/>
              </w:divBdr>
            </w:div>
            <w:div w:id="1424761342">
              <w:marLeft w:val="0"/>
              <w:marRight w:val="0"/>
              <w:marTop w:val="0"/>
              <w:marBottom w:val="0"/>
              <w:divBdr>
                <w:top w:val="none" w:sz="0" w:space="0" w:color="auto"/>
                <w:left w:val="none" w:sz="0" w:space="0" w:color="auto"/>
                <w:bottom w:val="none" w:sz="0" w:space="0" w:color="auto"/>
                <w:right w:val="none" w:sz="0" w:space="0" w:color="auto"/>
              </w:divBdr>
            </w:div>
            <w:div w:id="492719461">
              <w:marLeft w:val="0"/>
              <w:marRight w:val="0"/>
              <w:marTop w:val="0"/>
              <w:marBottom w:val="0"/>
              <w:divBdr>
                <w:top w:val="none" w:sz="0" w:space="0" w:color="auto"/>
                <w:left w:val="none" w:sz="0" w:space="0" w:color="auto"/>
                <w:bottom w:val="none" w:sz="0" w:space="0" w:color="auto"/>
                <w:right w:val="none" w:sz="0" w:space="0" w:color="auto"/>
              </w:divBdr>
            </w:div>
            <w:div w:id="1105730501">
              <w:marLeft w:val="0"/>
              <w:marRight w:val="0"/>
              <w:marTop w:val="0"/>
              <w:marBottom w:val="0"/>
              <w:divBdr>
                <w:top w:val="none" w:sz="0" w:space="0" w:color="auto"/>
                <w:left w:val="none" w:sz="0" w:space="0" w:color="auto"/>
                <w:bottom w:val="none" w:sz="0" w:space="0" w:color="auto"/>
                <w:right w:val="none" w:sz="0" w:space="0" w:color="auto"/>
              </w:divBdr>
            </w:div>
            <w:div w:id="1987662929">
              <w:marLeft w:val="0"/>
              <w:marRight w:val="0"/>
              <w:marTop w:val="0"/>
              <w:marBottom w:val="0"/>
              <w:divBdr>
                <w:top w:val="none" w:sz="0" w:space="0" w:color="auto"/>
                <w:left w:val="none" w:sz="0" w:space="0" w:color="auto"/>
                <w:bottom w:val="none" w:sz="0" w:space="0" w:color="auto"/>
                <w:right w:val="none" w:sz="0" w:space="0" w:color="auto"/>
              </w:divBdr>
            </w:div>
            <w:div w:id="1461266746">
              <w:marLeft w:val="0"/>
              <w:marRight w:val="0"/>
              <w:marTop w:val="0"/>
              <w:marBottom w:val="0"/>
              <w:divBdr>
                <w:top w:val="none" w:sz="0" w:space="0" w:color="auto"/>
                <w:left w:val="none" w:sz="0" w:space="0" w:color="auto"/>
                <w:bottom w:val="none" w:sz="0" w:space="0" w:color="auto"/>
                <w:right w:val="none" w:sz="0" w:space="0" w:color="auto"/>
              </w:divBdr>
            </w:div>
            <w:div w:id="817572153">
              <w:marLeft w:val="0"/>
              <w:marRight w:val="0"/>
              <w:marTop w:val="0"/>
              <w:marBottom w:val="0"/>
              <w:divBdr>
                <w:top w:val="none" w:sz="0" w:space="0" w:color="auto"/>
                <w:left w:val="none" w:sz="0" w:space="0" w:color="auto"/>
                <w:bottom w:val="none" w:sz="0" w:space="0" w:color="auto"/>
                <w:right w:val="none" w:sz="0" w:space="0" w:color="auto"/>
              </w:divBdr>
            </w:div>
            <w:div w:id="258947345">
              <w:marLeft w:val="0"/>
              <w:marRight w:val="0"/>
              <w:marTop w:val="0"/>
              <w:marBottom w:val="0"/>
              <w:divBdr>
                <w:top w:val="none" w:sz="0" w:space="0" w:color="auto"/>
                <w:left w:val="none" w:sz="0" w:space="0" w:color="auto"/>
                <w:bottom w:val="none" w:sz="0" w:space="0" w:color="auto"/>
                <w:right w:val="none" w:sz="0" w:space="0" w:color="auto"/>
              </w:divBdr>
            </w:div>
            <w:div w:id="1518612691">
              <w:marLeft w:val="0"/>
              <w:marRight w:val="0"/>
              <w:marTop w:val="0"/>
              <w:marBottom w:val="0"/>
              <w:divBdr>
                <w:top w:val="none" w:sz="0" w:space="0" w:color="auto"/>
                <w:left w:val="none" w:sz="0" w:space="0" w:color="auto"/>
                <w:bottom w:val="none" w:sz="0" w:space="0" w:color="auto"/>
                <w:right w:val="none" w:sz="0" w:space="0" w:color="auto"/>
              </w:divBdr>
            </w:div>
            <w:div w:id="601299947">
              <w:marLeft w:val="0"/>
              <w:marRight w:val="0"/>
              <w:marTop w:val="0"/>
              <w:marBottom w:val="0"/>
              <w:divBdr>
                <w:top w:val="none" w:sz="0" w:space="0" w:color="auto"/>
                <w:left w:val="none" w:sz="0" w:space="0" w:color="auto"/>
                <w:bottom w:val="none" w:sz="0" w:space="0" w:color="auto"/>
                <w:right w:val="none" w:sz="0" w:space="0" w:color="auto"/>
              </w:divBdr>
            </w:div>
            <w:div w:id="420878664">
              <w:marLeft w:val="0"/>
              <w:marRight w:val="0"/>
              <w:marTop w:val="0"/>
              <w:marBottom w:val="0"/>
              <w:divBdr>
                <w:top w:val="none" w:sz="0" w:space="0" w:color="auto"/>
                <w:left w:val="none" w:sz="0" w:space="0" w:color="auto"/>
                <w:bottom w:val="none" w:sz="0" w:space="0" w:color="auto"/>
                <w:right w:val="none" w:sz="0" w:space="0" w:color="auto"/>
              </w:divBdr>
            </w:div>
            <w:div w:id="177446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861">
      <w:bodyDiv w:val="1"/>
      <w:marLeft w:val="0"/>
      <w:marRight w:val="0"/>
      <w:marTop w:val="0"/>
      <w:marBottom w:val="0"/>
      <w:divBdr>
        <w:top w:val="none" w:sz="0" w:space="0" w:color="auto"/>
        <w:left w:val="none" w:sz="0" w:space="0" w:color="auto"/>
        <w:bottom w:val="none" w:sz="0" w:space="0" w:color="auto"/>
        <w:right w:val="none" w:sz="0" w:space="0" w:color="auto"/>
      </w:divBdr>
    </w:div>
    <w:div w:id="182523011">
      <w:bodyDiv w:val="1"/>
      <w:marLeft w:val="0"/>
      <w:marRight w:val="0"/>
      <w:marTop w:val="0"/>
      <w:marBottom w:val="0"/>
      <w:divBdr>
        <w:top w:val="none" w:sz="0" w:space="0" w:color="auto"/>
        <w:left w:val="none" w:sz="0" w:space="0" w:color="auto"/>
        <w:bottom w:val="none" w:sz="0" w:space="0" w:color="auto"/>
        <w:right w:val="none" w:sz="0" w:space="0" w:color="auto"/>
      </w:divBdr>
      <w:divsChild>
        <w:div w:id="1706178263">
          <w:marLeft w:val="0"/>
          <w:marRight w:val="0"/>
          <w:marTop w:val="0"/>
          <w:marBottom w:val="0"/>
          <w:divBdr>
            <w:top w:val="none" w:sz="0" w:space="0" w:color="auto"/>
            <w:left w:val="none" w:sz="0" w:space="0" w:color="auto"/>
            <w:bottom w:val="none" w:sz="0" w:space="0" w:color="auto"/>
            <w:right w:val="none" w:sz="0" w:space="0" w:color="auto"/>
          </w:divBdr>
          <w:divsChild>
            <w:div w:id="472790897">
              <w:marLeft w:val="0"/>
              <w:marRight w:val="0"/>
              <w:marTop w:val="0"/>
              <w:marBottom w:val="0"/>
              <w:divBdr>
                <w:top w:val="none" w:sz="0" w:space="0" w:color="auto"/>
                <w:left w:val="none" w:sz="0" w:space="0" w:color="auto"/>
                <w:bottom w:val="none" w:sz="0" w:space="0" w:color="auto"/>
                <w:right w:val="none" w:sz="0" w:space="0" w:color="auto"/>
              </w:divBdr>
              <w:divsChild>
                <w:div w:id="1502890043">
                  <w:marLeft w:val="0"/>
                  <w:marRight w:val="0"/>
                  <w:marTop w:val="0"/>
                  <w:marBottom w:val="0"/>
                  <w:divBdr>
                    <w:top w:val="none" w:sz="0" w:space="0" w:color="auto"/>
                    <w:left w:val="none" w:sz="0" w:space="0" w:color="auto"/>
                    <w:bottom w:val="none" w:sz="0" w:space="0" w:color="auto"/>
                    <w:right w:val="none" w:sz="0" w:space="0" w:color="auto"/>
                  </w:divBdr>
                </w:div>
              </w:divsChild>
            </w:div>
            <w:div w:id="2075621153">
              <w:marLeft w:val="0"/>
              <w:marRight w:val="0"/>
              <w:marTop w:val="0"/>
              <w:marBottom w:val="0"/>
              <w:divBdr>
                <w:top w:val="none" w:sz="0" w:space="0" w:color="auto"/>
                <w:left w:val="none" w:sz="0" w:space="0" w:color="auto"/>
                <w:bottom w:val="none" w:sz="0" w:space="0" w:color="auto"/>
                <w:right w:val="none" w:sz="0" w:space="0" w:color="auto"/>
              </w:divBdr>
            </w:div>
          </w:divsChild>
        </w:div>
        <w:div w:id="263073205">
          <w:marLeft w:val="0"/>
          <w:marRight w:val="0"/>
          <w:marTop w:val="0"/>
          <w:marBottom w:val="0"/>
          <w:divBdr>
            <w:top w:val="none" w:sz="0" w:space="0" w:color="auto"/>
            <w:left w:val="none" w:sz="0" w:space="0" w:color="auto"/>
            <w:bottom w:val="none" w:sz="0" w:space="0" w:color="auto"/>
            <w:right w:val="none" w:sz="0" w:space="0" w:color="auto"/>
          </w:divBdr>
          <w:divsChild>
            <w:div w:id="802310166">
              <w:marLeft w:val="0"/>
              <w:marRight w:val="0"/>
              <w:marTop w:val="0"/>
              <w:marBottom w:val="0"/>
              <w:divBdr>
                <w:top w:val="none" w:sz="0" w:space="0" w:color="auto"/>
                <w:left w:val="none" w:sz="0" w:space="0" w:color="auto"/>
                <w:bottom w:val="none" w:sz="0" w:space="0" w:color="auto"/>
                <w:right w:val="none" w:sz="0" w:space="0" w:color="auto"/>
              </w:divBdr>
              <w:divsChild>
                <w:div w:id="1714501784">
                  <w:marLeft w:val="0"/>
                  <w:marRight w:val="0"/>
                  <w:marTop w:val="0"/>
                  <w:marBottom w:val="0"/>
                  <w:divBdr>
                    <w:top w:val="none" w:sz="0" w:space="0" w:color="auto"/>
                    <w:left w:val="none" w:sz="0" w:space="0" w:color="auto"/>
                    <w:bottom w:val="none" w:sz="0" w:space="0" w:color="auto"/>
                    <w:right w:val="none" w:sz="0" w:space="0" w:color="auto"/>
                  </w:divBdr>
                </w:div>
              </w:divsChild>
            </w:div>
            <w:div w:id="578708684">
              <w:marLeft w:val="0"/>
              <w:marRight w:val="0"/>
              <w:marTop w:val="0"/>
              <w:marBottom w:val="0"/>
              <w:divBdr>
                <w:top w:val="none" w:sz="0" w:space="0" w:color="auto"/>
                <w:left w:val="none" w:sz="0" w:space="0" w:color="auto"/>
                <w:bottom w:val="none" w:sz="0" w:space="0" w:color="auto"/>
                <w:right w:val="none" w:sz="0" w:space="0" w:color="auto"/>
              </w:divBdr>
            </w:div>
          </w:divsChild>
        </w:div>
        <w:div w:id="2009169535">
          <w:marLeft w:val="0"/>
          <w:marRight w:val="0"/>
          <w:marTop w:val="0"/>
          <w:marBottom w:val="0"/>
          <w:divBdr>
            <w:top w:val="none" w:sz="0" w:space="0" w:color="auto"/>
            <w:left w:val="none" w:sz="0" w:space="0" w:color="auto"/>
            <w:bottom w:val="none" w:sz="0" w:space="0" w:color="auto"/>
            <w:right w:val="none" w:sz="0" w:space="0" w:color="auto"/>
          </w:divBdr>
          <w:divsChild>
            <w:div w:id="1431586050">
              <w:marLeft w:val="0"/>
              <w:marRight w:val="0"/>
              <w:marTop w:val="0"/>
              <w:marBottom w:val="0"/>
              <w:divBdr>
                <w:top w:val="none" w:sz="0" w:space="0" w:color="auto"/>
                <w:left w:val="none" w:sz="0" w:space="0" w:color="auto"/>
                <w:bottom w:val="none" w:sz="0" w:space="0" w:color="auto"/>
                <w:right w:val="none" w:sz="0" w:space="0" w:color="auto"/>
              </w:divBdr>
              <w:divsChild>
                <w:div w:id="1585652774">
                  <w:marLeft w:val="0"/>
                  <w:marRight w:val="0"/>
                  <w:marTop w:val="0"/>
                  <w:marBottom w:val="0"/>
                  <w:divBdr>
                    <w:top w:val="none" w:sz="0" w:space="0" w:color="auto"/>
                    <w:left w:val="none" w:sz="0" w:space="0" w:color="auto"/>
                    <w:bottom w:val="none" w:sz="0" w:space="0" w:color="auto"/>
                    <w:right w:val="none" w:sz="0" w:space="0" w:color="auto"/>
                  </w:divBdr>
                </w:div>
              </w:divsChild>
            </w:div>
            <w:div w:id="202987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0294">
      <w:bodyDiv w:val="1"/>
      <w:marLeft w:val="0"/>
      <w:marRight w:val="0"/>
      <w:marTop w:val="0"/>
      <w:marBottom w:val="0"/>
      <w:divBdr>
        <w:top w:val="none" w:sz="0" w:space="0" w:color="auto"/>
        <w:left w:val="none" w:sz="0" w:space="0" w:color="auto"/>
        <w:bottom w:val="none" w:sz="0" w:space="0" w:color="auto"/>
        <w:right w:val="none" w:sz="0" w:space="0" w:color="auto"/>
      </w:divBdr>
    </w:div>
    <w:div w:id="203107125">
      <w:bodyDiv w:val="1"/>
      <w:marLeft w:val="0"/>
      <w:marRight w:val="0"/>
      <w:marTop w:val="0"/>
      <w:marBottom w:val="0"/>
      <w:divBdr>
        <w:top w:val="none" w:sz="0" w:space="0" w:color="auto"/>
        <w:left w:val="none" w:sz="0" w:space="0" w:color="auto"/>
        <w:bottom w:val="none" w:sz="0" w:space="0" w:color="auto"/>
        <w:right w:val="none" w:sz="0" w:space="0" w:color="auto"/>
      </w:divBdr>
      <w:divsChild>
        <w:div w:id="1506356147">
          <w:marLeft w:val="0"/>
          <w:marRight w:val="0"/>
          <w:marTop w:val="0"/>
          <w:marBottom w:val="0"/>
          <w:divBdr>
            <w:top w:val="none" w:sz="0" w:space="0" w:color="auto"/>
            <w:left w:val="none" w:sz="0" w:space="0" w:color="auto"/>
            <w:bottom w:val="none" w:sz="0" w:space="0" w:color="auto"/>
            <w:right w:val="none" w:sz="0" w:space="0" w:color="auto"/>
          </w:divBdr>
          <w:divsChild>
            <w:div w:id="467667325">
              <w:marLeft w:val="0"/>
              <w:marRight w:val="0"/>
              <w:marTop w:val="0"/>
              <w:marBottom w:val="0"/>
              <w:divBdr>
                <w:top w:val="none" w:sz="0" w:space="0" w:color="auto"/>
                <w:left w:val="none" w:sz="0" w:space="0" w:color="auto"/>
                <w:bottom w:val="none" w:sz="0" w:space="0" w:color="auto"/>
                <w:right w:val="none" w:sz="0" w:space="0" w:color="auto"/>
              </w:divBdr>
            </w:div>
            <w:div w:id="2022316492">
              <w:marLeft w:val="0"/>
              <w:marRight w:val="0"/>
              <w:marTop w:val="0"/>
              <w:marBottom w:val="0"/>
              <w:divBdr>
                <w:top w:val="none" w:sz="0" w:space="0" w:color="auto"/>
                <w:left w:val="none" w:sz="0" w:space="0" w:color="auto"/>
                <w:bottom w:val="none" w:sz="0" w:space="0" w:color="auto"/>
                <w:right w:val="none" w:sz="0" w:space="0" w:color="auto"/>
              </w:divBdr>
            </w:div>
            <w:div w:id="764964264">
              <w:marLeft w:val="0"/>
              <w:marRight w:val="0"/>
              <w:marTop w:val="0"/>
              <w:marBottom w:val="0"/>
              <w:divBdr>
                <w:top w:val="none" w:sz="0" w:space="0" w:color="auto"/>
                <w:left w:val="none" w:sz="0" w:space="0" w:color="auto"/>
                <w:bottom w:val="none" w:sz="0" w:space="0" w:color="auto"/>
                <w:right w:val="none" w:sz="0" w:space="0" w:color="auto"/>
              </w:divBdr>
            </w:div>
            <w:div w:id="1764649029">
              <w:marLeft w:val="0"/>
              <w:marRight w:val="0"/>
              <w:marTop w:val="0"/>
              <w:marBottom w:val="0"/>
              <w:divBdr>
                <w:top w:val="none" w:sz="0" w:space="0" w:color="auto"/>
                <w:left w:val="none" w:sz="0" w:space="0" w:color="auto"/>
                <w:bottom w:val="none" w:sz="0" w:space="0" w:color="auto"/>
                <w:right w:val="none" w:sz="0" w:space="0" w:color="auto"/>
              </w:divBdr>
            </w:div>
            <w:div w:id="870534290">
              <w:marLeft w:val="0"/>
              <w:marRight w:val="0"/>
              <w:marTop w:val="0"/>
              <w:marBottom w:val="0"/>
              <w:divBdr>
                <w:top w:val="none" w:sz="0" w:space="0" w:color="auto"/>
                <w:left w:val="none" w:sz="0" w:space="0" w:color="auto"/>
                <w:bottom w:val="none" w:sz="0" w:space="0" w:color="auto"/>
                <w:right w:val="none" w:sz="0" w:space="0" w:color="auto"/>
              </w:divBdr>
            </w:div>
            <w:div w:id="557478298">
              <w:marLeft w:val="0"/>
              <w:marRight w:val="0"/>
              <w:marTop w:val="0"/>
              <w:marBottom w:val="0"/>
              <w:divBdr>
                <w:top w:val="none" w:sz="0" w:space="0" w:color="auto"/>
                <w:left w:val="none" w:sz="0" w:space="0" w:color="auto"/>
                <w:bottom w:val="none" w:sz="0" w:space="0" w:color="auto"/>
                <w:right w:val="none" w:sz="0" w:space="0" w:color="auto"/>
              </w:divBdr>
            </w:div>
            <w:div w:id="1530098628">
              <w:marLeft w:val="0"/>
              <w:marRight w:val="0"/>
              <w:marTop w:val="0"/>
              <w:marBottom w:val="0"/>
              <w:divBdr>
                <w:top w:val="none" w:sz="0" w:space="0" w:color="auto"/>
                <w:left w:val="none" w:sz="0" w:space="0" w:color="auto"/>
                <w:bottom w:val="none" w:sz="0" w:space="0" w:color="auto"/>
                <w:right w:val="none" w:sz="0" w:space="0" w:color="auto"/>
              </w:divBdr>
            </w:div>
            <w:div w:id="1457795207">
              <w:marLeft w:val="0"/>
              <w:marRight w:val="0"/>
              <w:marTop w:val="0"/>
              <w:marBottom w:val="0"/>
              <w:divBdr>
                <w:top w:val="none" w:sz="0" w:space="0" w:color="auto"/>
                <w:left w:val="none" w:sz="0" w:space="0" w:color="auto"/>
                <w:bottom w:val="none" w:sz="0" w:space="0" w:color="auto"/>
                <w:right w:val="none" w:sz="0" w:space="0" w:color="auto"/>
              </w:divBdr>
            </w:div>
            <w:div w:id="1138378484">
              <w:marLeft w:val="0"/>
              <w:marRight w:val="0"/>
              <w:marTop w:val="0"/>
              <w:marBottom w:val="0"/>
              <w:divBdr>
                <w:top w:val="none" w:sz="0" w:space="0" w:color="auto"/>
                <w:left w:val="none" w:sz="0" w:space="0" w:color="auto"/>
                <w:bottom w:val="none" w:sz="0" w:space="0" w:color="auto"/>
                <w:right w:val="none" w:sz="0" w:space="0" w:color="auto"/>
              </w:divBdr>
            </w:div>
            <w:div w:id="162546947">
              <w:marLeft w:val="0"/>
              <w:marRight w:val="0"/>
              <w:marTop w:val="0"/>
              <w:marBottom w:val="0"/>
              <w:divBdr>
                <w:top w:val="none" w:sz="0" w:space="0" w:color="auto"/>
                <w:left w:val="none" w:sz="0" w:space="0" w:color="auto"/>
                <w:bottom w:val="none" w:sz="0" w:space="0" w:color="auto"/>
                <w:right w:val="none" w:sz="0" w:space="0" w:color="auto"/>
              </w:divBdr>
            </w:div>
            <w:div w:id="306667107">
              <w:marLeft w:val="0"/>
              <w:marRight w:val="0"/>
              <w:marTop w:val="0"/>
              <w:marBottom w:val="0"/>
              <w:divBdr>
                <w:top w:val="none" w:sz="0" w:space="0" w:color="auto"/>
                <w:left w:val="none" w:sz="0" w:space="0" w:color="auto"/>
                <w:bottom w:val="none" w:sz="0" w:space="0" w:color="auto"/>
                <w:right w:val="none" w:sz="0" w:space="0" w:color="auto"/>
              </w:divBdr>
            </w:div>
            <w:div w:id="367606716">
              <w:marLeft w:val="0"/>
              <w:marRight w:val="0"/>
              <w:marTop w:val="0"/>
              <w:marBottom w:val="0"/>
              <w:divBdr>
                <w:top w:val="none" w:sz="0" w:space="0" w:color="auto"/>
                <w:left w:val="none" w:sz="0" w:space="0" w:color="auto"/>
                <w:bottom w:val="none" w:sz="0" w:space="0" w:color="auto"/>
                <w:right w:val="none" w:sz="0" w:space="0" w:color="auto"/>
              </w:divBdr>
            </w:div>
            <w:div w:id="588734946">
              <w:marLeft w:val="0"/>
              <w:marRight w:val="0"/>
              <w:marTop w:val="0"/>
              <w:marBottom w:val="0"/>
              <w:divBdr>
                <w:top w:val="none" w:sz="0" w:space="0" w:color="auto"/>
                <w:left w:val="none" w:sz="0" w:space="0" w:color="auto"/>
                <w:bottom w:val="none" w:sz="0" w:space="0" w:color="auto"/>
                <w:right w:val="none" w:sz="0" w:space="0" w:color="auto"/>
              </w:divBdr>
            </w:div>
            <w:div w:id="1274366823">
              <w:marLeft w:val="0"/>
              <w:marRight w:val="0"/>
              <w:marTop w:val="0"/>
              <w:marBottom w:val="0"/>
              <w:divBdr>
                <w:top w:val="none" w:sz="0" w:space="0" w:color="auto"/>
                <w:left w:val="none" w:sz="0" w:space="0" w:color="auto"/>
                <w:bottom w:val="none" w:sz="0" w:space="0" w:color="auto"/>
                <w:right w:val="none" w:sz="0" w:space="0" w:color="auto"/>
              </w:divBdr>
            </w:div>
            <w:div w:id="1462260598">
              <w:marLeft w:val="0"/>
              <w:marRight w:val="0"/>
              <w:marTop w:val="0"/>
              <w:marBottom w:val="0"/>
              <w:divBdr>
                <w:top w:val="none" w:sz="0" w:space="0" w:color="auto"/>
                <w:left w:val="none" w:sz="0" w:space="0" w:color="auto"/>
                <w:bottom w:val="none" w:sz="0" w:space="0" w:color="auto"/>
                <w:right w:val="none" w:sz="0" w:space="0" w:color="auto"/>
              </w:divBdr>
            </w:div>
            <w:div w:id="1869295118">
              <w:marLeft w:val="0"/>
              <w:marRight w:val="0"/>
              <w:marTop w:val="0"/>
              <w:marBottom w:val="0"/>
              <w:divBdr>
                <w:top w:val="none" w:sz="0" w:space="0" w:color="auto"/>
                <w:left w:val="none" w:sz="0" w:space="0" w:color="auto"/>
                <w:bottom w:val="none" w:sz="0" w:space="0" w:color="auto"/>
                <w:right w:val="none" w:sz="0" w:space="0" w:color="auto"/>
              </w:divBdr>
            </w:div>
            <w:div w:id="1966934450">
              <w:marLeft w:val="0"/>
              <w:marRight w:val="0"/>
              <w:marTop w:val="0"/>
              <w:marBottom w:val="0"/>
              <w:divBdr>
                <w:top w:val="none" w:sz="0" w:space="0" w:color="auto"/>
                <w:left w:val="none" w:sz="0" w:space="0" w:color="auto"/>
                <w:bottom w:val="none" w:sz="0" w:space="0" w:color="auto"/>
                <w:right w:val="none" w:sz="0" w:space="0" w:color="auto"/>
              </w:divBdr>
            </w:div>
            <w:div w:id="231356115">
              <w:marLeft w:val="0"/>
              <w:marRight w:val="0"/>
              <w:marTop w:val="0"/>
              <w:marBottom w:val="0"/>
              <w:divBdr>
                <w:top w:val="none" w:sz="0" w:space="0" w:color="auto"/>
                <w:left w:val="none" w:sz="0" w:space="0" w:color="auto"/>
                <w:bottom w:val="none" w:sz="0" w:space="0" w:color="auto"/>
                <w:right w:val="none" w:sz="0" w:space="0" w:color="auto"/>
              </w:divBdr>
            </w:div>
            <w:div w:id="1562669950">
              <w:marLeft w:val="0"/>
              <w:marRight w:val="0"/>
              <w:marTop w:val="0"/>
              <w:marBottom w:val="0"/>
              <w:divBdr>
                <w:top w:val="none" w:sz="0" w:space="0" w:color="auto"/>
                <w:left w:val="none" w:sz="0" w:space="0" w:color="auto"/>
                <w:bottom w:val="none" w:sz="0" w:space="0" w:color="auto"/>
                <w:right w:val="none" w:sz="0" w:space="0" w:color="auto"/>
              </w:divBdr>
            </w:div>
            <w:div w:id="1376856063">
              <w:marLeft w:val="0"/>
              <w:marRight w:val="0"/>
              <w:marTop w:val="0"/>
              <w:marBottom w:val="0"/>
              <w:divBdr>
                <w:top w:val="none" w:sz="0" w:space="0" w:color="auto"/>
                <w:left w:val="none" w:sz="0" w:space="0" w:color="auto"/>
                <w:bottom w:val="none" w:sz="0" w:space="0" w:color="auto"/>
                <w:right w:val="none" w:sz="0" w:space="0" w:color="auto"/>
              </w:divBdr>
            </w:div>
            <w:div w:id="53895726">
              <w:marLeft w:val="0"/>
              <w:marRight w:val="0"/>
              <w:marTop w:val="0"/>
              <w:marBottom w:val="0"/>
              <w:divBdr>
                <w:top w:val="none" w:sz="0" w:space="0" w:color="auto"/>
                <w:left w:val="none" w:sz="0" w:space="0" w:color="auto"/>
                <w:bottom w:val="none" w:sz="0" w:space="0" w:color="auto"/>
                <w:right w:val="none" w:sz="0" w:space="0" w:color="auto"/>
              </w:divBdr>
            </w:div>
            <w:div w:id="575630502">
              <w:marLeft w:val="0"/>
              <w:marRight w:val="0"/>
              <w:marTop w:val="0"/>
              <w:marBottom w:val="0"/>
              <w:divBdr>
                <w:top w:val="none" w:sz="0" w:space="0" w:color="auto"/>
                <w:left w:val="none" w:sz="0" w:space="0" w:color="auto"/>
                <w:bottom w:val="none" w:sz="0" w:space="0" w:color="auto"/>
                <w:right w:val="none" w:sz="0" w:space="0" w:color="auto"/>
              </w:divBdr>
            </w:div>
            <w:div w:id="1327587352">
              <w:marLeft w:val="0"/>
              <w:marRight w:val="0"/>
              <w:marTop w:val="0"/>
              <w:marBottom w:val="0"/>
              <w:divBdr>
                <w:top w:val="none" w:sz="0" w:space="0" w:color="auto"/>
                <w:left w:val="none" w:sz="0" w:space="0" w:color="auto"/>
                <w:bottom w:val="none" w:sz="0" w:space="0" w:color="auto"/>
                <w:right w:val="none" w:sz="0" w:space="0" w:color="auto"/>
              </w:divBdr>
            </w:div>
            <w:div w:id="662121701">
              <w:marLeft w:val="0"/>
              <w:marRight w:val="0"/>
              <w:marTop w:val="0"/>
              <w:marBottom w:val="0"/>
              <w:divBdr>
                <w:top w:val="none" w:sz="0" w:space="0" w:color="auto"/>
                <w:left w:val="none" w:sz="0" w:space="0" w:color="auto"/>
                <w:bottom w:val="none" w:sz="0" w:space="0" w:color="auto"/>
                <w:right w:val="none" w:sz="0" w:space="0" w:color="auto"/>
              </w:divBdr>
            </w:div>
            <w:div w:id="1894928511">
              <w:marLeft w:val="0"/>
              <w:marRight w:val="0"/>
              <w:marTop w:val="0"/>
              <w:marBottom w:val="0"/>
              <w:divBdr>
                <w:top w:val="none" w:sz="0" w:space="0" w:color="auto"/>
                <w:left w:val="none" w:sz="0" w:space="0" w:color="auto"/>
                <w:bottom w:val="none" w:sz="0" w:space="0" w:color="auto"/>
                <w:right w:val="none" w:sz="0" w:space="0" w:color="auto"/>
              </w:divBdr>
            </w:div>
            <w:div w:id="712072631">
              <w:marLeft w:val="0"/>
              <w:marRight w:val="0"/>
              <w:marTop w:val="0"/>
              <w:marBottom w:val="0"/>
              <w:divBdr>
                <w:top w:val="none" w:sz="0" w:space="0" w:color="auto"/>
                <w:left w:val="none" w:sz="0" w:space="0" w:color="auto"/>
                <w:bottom w:val="none" w:sz="0" w:space="0" w:color="auto"/>
                <w:right w:val="none" w:sz="0" w:space="0" w:color="auto"/>
              </w:divBdr>
            </w:div>
            <w:div w:id="1720394577">
              <w:marLeft w:val="0"/>
              <w:marRight w:val="0"/>
              <w:marTop w:val="0"/>
              <w:marBottom w:val="0"/>
              <w:divBdr>
                <w:top w:val="none" w:sz="0" w:space="0" w:color="auto"/>
                <w:left w:val="none" w:sz="0" w:space="0" w:color="auto"/>
                <w:bottom w:val="none" w:sz="0" w:space="0" w:color="auto"/>
                <w:right w:val="none" w:sz="0" w:space="0" w:color="auto"/>
              </w:divBdr>
            </w:div>
            <w:div w:id="1925801387">
              <w:marLeft w:val="0"/>
              <w:marRight w:val="0"/>
              <w:marTop w:val="0"/>
              <w:marBottom w:val="0"/>
              <w:divBdr>
                <w:top w:val="none" w:sz="0" w:space="0" w:color="auto"/>
                <w:left w:val="none" w:sz="0" w:space="0" w:color="auto"/>
                <w:bottom w:val="none" w:sz="0" w:space="0" w:color="auto"/>
                <w:right w:val="none" w:sz="0" w:space="0" w:color="auto"/>
              </w:divBdr>
            </w:div>
            <w:div w:id="67846036">
              <w:marLeft w:val="0"/>
              <w:marRight w:val="0"/>
              <w:marTop w:val="0"/>
              <w:marBottom w:val="0"/>
              <w:divBdr>
                <w:top w:val="none" w:sz="0" w:space="0" w:color="auto"/>
                <w:left w:val="none" w:sz="0" w:space="0" w:color="auto"/>
                <w:bottom w:val="none" w:sz="0" w:space="0" w:color="auto"/>
                <w:right w:val="none" w:sz="0" w:space="0" w:color="auto"/>
              </w:divBdr>
            </w:div>
            <w:div w:id="787629915">
              <w:marLeft w:val="0"/>
              <w:marRight w:val="0"/>
              <w:marTop w:val="0"/>
              <w:marBottom w:val="0"/>
              <w:divBdr>
                <w:top w:val="none" w:sz="0" w:space="0" w:color="auto"/>
                <w:left w:val="none" w:sz="0" w:space="0" w:color="auto"/>
                <w:bottom w:val="none" w:sz="0" w:space="0" w:color="auto"/>
                <w:right w:val="none" w:sz="0" w:space="0" w:color="auto"/>
              </w:divBdr>
            </w:div>
            <w:div w:id="200099157">
              <w:marLeft w:val="0"/>
              <w:marRight w:val="0"/>
              <w:marTop w:val="0"/>
              <w:marBottom w:val="0"/>
              <w:divBdr>
                <w:top w:val="none" w:sz="0" w:space="0" w:color="auto"/>
                <w:left w:val="none" w:sz="0" w:space="0" w:color="auto"/>
                <w:bottom w:val="none" w:sz="0" w:space="0" w:color="auto"/>
                <w:right w:val="none" w:sz="0" w:space="0" w:color="auto"/>
              </w:divBdr>
            </w:div>
            <w:div w:id="2022538636">
              <w:marLeft w:val="0"/>
              <w:marRight w:val="0"/>
              <w:marTop w:val="0"/>
              <w:marBottom w:val="0"/>
              <w:divBdr>
                <w:top w:val="none" w:sz="0" w:space="0" w:color="auto"/>
                <w:left w:val="none" w:sz="0" w:space="0" w:color="auto"/>
                <w:bottom w:val="none" w:sz="0" w:space="0" w:color="auto"/>
                <w:right w:val="none" w:sz="0" w:space="0" w:color="auto"/>
              </w:divBdr>
            </w:div>
            <w:div w:id="143012391">
              <w:marLeft w:val="0"/>
              <w:marRight w:val="0"/>
              <w:marTop w:val="0"/>
              <w:marBottom w:val="0"/>
              <w:divBdr>
                <w:top w:val="none" w:sz="0" w:space="0" w:color="auto"/>
                <w:left w:val="none" w:sz="0" w:space="0" w:color="auto"/>
                <w:bottom w:val="none" w:sz="0" w:space="0" w:color="auto"/>
                <w:right w:val="none" w:sz="0" w:space="0" w:color="auto"/>
              </w:divBdr>
            </w:div>
            <w:div w:id="651058420">
              <w:marLeft w:val="0"/>
              <w:marRight w:val="0"/>
              <w:marTop w:val="0"/>
              <w:marBottom w:val="0"/>
              <w:divBdr>
                <w:top w:val="none" w:sz="0" w:space="0" w:color="auto"/>
                <w:left w:val="none" w:sz="0" w:space="0" w:color="auto"/>
                <w:bottom w:val="none" w:sz="0" w:space="0" w:color="auto"/>
                <w:right w:val="none" w:sz="0" w:space="0" w:color="auto"/>
              </w:divBdr>
            </w:div>
            <w:div w:id="846363571">
              <w:marLeft w:val="0"/>
              <w:marRight w:val="0"/>
              <w:marTop w:val="0"/>
              <w:marBottom w:val="0"/>
              <w:divBdr>
                <w:top w:val="none" w:sz="0" w:space="0" w:color="auto"/>
                <w:left w:val="none" w:sz="0" w:space="0" w:color="auto"/>
                <w:bottom w:val="none" w:sz="0" w:space="0" w:color="auto"/>
                <w:right w:val="none" w:sz="0" w:space="0" w:color="auto"/>
              </w:divBdr>
            </w:div>
            <w:div w:id="584806456">
              <w:marLeft w:val="0"/>
              <w:marRight w:val="0"/>
              <w:marTop w:val="0"/>
              <w:marBottom w:val="0"/>
              <w:divBdr>
                <w:top w:val="none" w:sz="0" w:space="0" w:color="auto"/>
                <w:left w:val="none" w:sz="0" w:space="0" w:color="auto"/>
                <w:bottom w:val="none" w:sz="0" w:space="0" w:color="auto"/>
                <w:right w:val="none" w:sz="0" w:space="0" w:color="auto"/>
              </w:divBdr>
            </w:div>
            <w:div w:id="871921287">
              <w:marLeft w:val="0"/>
              <w:marRight w:val="0"/>
              <w:marTop w:val="0"/>
              <w:marBottom w:val="0"/>
              <w:divBdr>
                <w:top w:val="none" w:sz="0" w:space="0" w:color="auto"/>
                <w:left w:val="none" w:sz="0" w:space="0" w:color="auto"/>
                <w:bottom w:val="none" w:sz="0" w:space="0" w:color="auto"/>
                <w:right w:val="none" w:sz="0" w:space="0" w:color="auto"/>
              </w:divBdr>
            </w:div>
            <w:div w:id="996955504">
              <w:marLeft w:val="0"/>
              <w:marRight w:val="0"/>
              <w:marTop w:val="0"/>
              <w:marBottom w:val="0"/>
              <w:divBdr>
                <w:top w:val="none" w:sz="0" w:space="0" w:color="auto"/>
                <w:left w:val="none" w:sz="0" w:space="0" w:color="auto"/>
                <w:bottom w:val="none" w:sz="0" w:space="0" w:color="auto"/>
                <w:right w:val="none" w:sz="0" w:space="0" w:color="auto"/>
              </w:divBdr>
            </w:div>
            <w:div w:id="1477918390">
              <w:marLeft w:val="0"/>
              <w:marRight w:val="0"/>
              <w:marTop w:val="0"/>
              <w:marBottom w:val="0"/>
              <w:divBdr>
                <w:top w:val="none" w:sz="0" w:space="0" w:color="auto"/>
                <w:left w:val="none" w:sz="0" w:space="0" w:color="auto"/>
                <w:bottom w:val="none" w:sz="0" w:space="0" w:color="auto"/>
                <w:right w:val="none" w:sz="0" w:space="0" w:color="auto"/>
              </w:divBdr>
            </w:div>
            <w:div w:id="1781601904">
              <w:marLeft w:val="0"/>
              <w:marRight w:val="0"/>
              <w:marTop w:val="0"/>
              <w:marBottom w:val="0"/>
              <w:divBdr>
                <w:top w:val="none" w:sz="0" w:space="0" w:color="auto"/>
                <w:left w:val="none" w:sz="0" w:space="0" w:color="auto"/>
                <w:bottom w:val="none" w:sz="0" w:space="0" w:color="auto"/>
                <w:right w:val="none" w:sz="0" w:space="0" w:color="auto"/>
              </w:divBdr>
            </w:div>
            <w:div w:id="1354301906">
              <w:marLeft w:val="0"/>
              <w:marRight w:val="0"/>
              <w:marTop w:val="0"/>
              <w:marBottom w:val="0"/>
              <w:divBdr>
                <w:top w:val="none" w:sz="0" w:space="0" w:color="auto"/>
                <w:left w:val="none" w:sz="0" w:space="0" w:color="auto"/>
                <w:bottom w:val="none" w:sz="0" w:space="0" w:color="auto"/>
                <w:right w:val="none" w:sz="0" w:space="0" w:color="auto"/>
              </w:divBdr>
            </w:div>
            <w:div w:id="1783920803">
              <w:marLeft w:val="0"/>
              <w:marRight w:val="0"/>
              <w:marTop w:val="0"/>
              <w:marBottom w:val="0"/>
              <w:divBdr>
                <w:top w:val="none" w:sz="0" w:space="0" w:color="auto"/>
                <w:left w:val="none" w:sz="0" w:space="0" w:color="auto"/>
                <w:bottom w:val="none" w:sz="0" w:space="0" w:color="auto"/>
                <w:right w:val="none" w:sz="0" w:space="0" w:color="auto"/>
              </w:divBdr>
            </w:div>
            <w:div w:id="983503554">
              <w:marLeft w:val="0"/>
              <w:marRight w:val="0"/>
              <w:marTop w:val="0"/>
              <w:marBottom w:val="0"/>
              <w:divBdr>
                <w:top w:val="none" w:sz="0" w:space="0" w:color="auto"/>
                <w:left w:val="none" w:sz="0" w:space="0" w:color="auto"/>
                <w:bottom w:val="none" w:sz="0" w:space="0" w:color="auto"/>
                <w:right w:val="none" w:sz="0" w:space="0" w:color="auto"/>
              </w:divBdr>
            </w:div>
            <w:div w:id="780607747">
              <w:marLeft w:val="0"/>
              <w:marRight w:val="0"/>
              <w:marTop w:val="0"/>
              <w:marBottom w:val="0"/>
              <w:divBdr>
                <w:top w:val="none" w:sz="0" w:space="0" w:color="auto"/>
                <w:left w:val="none" w:sz="0" w:space="0" w:color="auto"/>
                <w:bottom w:val="none" w:sz="0" w:space="0" w:color="auto"/>
                <w:right w:val="none" w:sz="0" w:space="0" w:color="auto"/>
              </w:divBdr>
            </w:div>
            <w:div w:id="19555372">
              <w:marLeft w:val="0"/>
              <w:marRight w:val="0"/>
              <w:marTop w:val="0"/>
              <w:marBottom w:val="0"/>
              <w:divBdr>
                <w:top w:val="none" w:sz="0" w:space="0" w:color="auto"/>
                <w:left w:val="none" w:sz="0" w:space="0" w:color="auto"/>
                <w:bottom w:val="none" w:sz="0" w:space="0" w:color="auto"/>
                <w:right w:val="none" w:sz="0" w:space="0" w:color="auto"/>
              </w:divBdr>
            </w:div>
            <w:div w:id="408499285">
              <w:marLeft w:val="0"/>
              <w:marRight w:val="0"/>
              <w:marTop w:val="0"/>
              <w:marBottom w:val="0"/>
              <w:divBdr>
                <w:top w:val="none" w:sz="0" w:space="0" w:color="auto"/>
                <w:left w:val="none" w:sz="0" w:space="0" w:color="auto"/>
                <w:bottom w:val="none" w:sz="0" w:space="0" w:color="auto"/>
                <w:right w:val="none" w:sz="0" w:space="0" w:color="auto"/>
              </w:divBdr>
            </w:div>
            <w:div w:id="637877346">
              <w:marLeft w:val="0"/>
              <w:marRight w:val="0"/>
              <w:marTop w:val="0"/>
              <w:marBottom w:val="0"/>
              <w:divBdr>
                <w:top w:val="none" w:sz="0" w:space="0" w:color="auto"/>
                <w:left w:val="none" w:sz="0" w:space="0" w:color="auto"/>
                <w:bottom w:val="none" w:sz="0" w:space="0" w:color="auto"/>
                <w:right w:val="none" w:sz="0" w:space="0" w:color="auto"/>
              </w:divBdr>
            </w:div>
            <w:div w:id="27872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9343">
      <w:bodyDiv w:val="1"/>
      <w:marLeft w:val="0"/>
      <w:marRight w:val="0"/>
      <w:marTop w:val="0"/>
      <w:marBottom w:val="0"/>
      <w:divBdr>
        <w:top w:val="none" w:sz="0" w:space="0" w:color="auto"/>
        <w:left w:val="none" w:sz="0" w:space="0" w:color="auto"/>
        <w:bottom w:val="none" w:sz="0" w:space="0" w:color="auto"/>
        <w:right w:val="none" w:sz="0" w:space="0" w:color="auto"/>
      </w:divBdr>
      <w:divsChild>
        <w:div w:id="1576933401">
          <w:marLeft w:val="0"/>
          <w:marRight w:val="0"/>
          <w:marTop w:val="0"/>
          <w:marBottom w:val="0"/>
          <w:divBdr>
            <w:top w:val="none" w:sz="0" w:space="0" w:color="auto"/>
            <w:left w:val="none" w:sz="0" w:space="0" w:color="auto"/>
            <w:bottom w:val="none" w:sz="0" w:space="0" w:color="auto"/>
            <w:right w:val="none" w:sz="0" w:space="0" w:color="auto"/>
          </w:divBdr>
          <w:divsChild>
            <w:div w:id="1911232698">
              <w:marLeft w:val="0"/>
              <w:marRight w:val="0"/>
              <w:marTop w:val="0"/>
              <w:marBottom w:val="0"/>
              <w:divBdr>
                <w:top w:val="none" w:sz="0" w:space="0" w:color="auto"/>
                <w:left w:val="none" w:sz="0" w:space="0" w:color="auto"/>
                <w:bottom w:val="none" w:sz="0" w:space="0" w:color="auto"/>
                <w:right w:val="none" w:sz="0" w:space="0" w:color="auto"/>
              </w:divBdr>
            </w:div>
            <w:div w:id="934705714">
              <w:marLeft w:val="0"/>
              <w:marRight w:val="0"/>
              <w:marTop w:val="0"/>
              <w:marBottom w:val="0"/>
              <w:divBdr>
                <w:top w:val="none" w:sz="0" w:space="0" w:color="auto"/>
                <w:left w:val="none" w:sz="0" w:space="0" w:color="auto"/>
                <w:bottom w:val="none" w:sz="0" w:space="0" w:color="auto"/>
                <w:right w:val="none" w:sz="0" w:space="0" w:color="auto"/>
              </w:divBdr>
            </w:div>
            <w:div w:id="2146198013">
              <w:marLeft w:val="0"/>
              <w:marRight w:val="0"/>
              <w:marTop w:val="0"/>
              <w:marBottom w:val="0"/>
              <w:divBdr>
                <w:top w:val="none" w:sz="0" w:space="0" w:color="auto"/>
                <w:left w:val="none" w:sz="0" w:space="0" w:color="auto"/>
                <w:bottom w:val="none" w:sz="0" w:space="0" w:color="auto"/>
                <w:right w:val="none" w:sz="0" w:space="0" w:color="auto"/>
              </w:divBdr>
            </w:div>
            <w:div w:id="1076703393">
              <w:marLeft w:val="0"/>
              <w:marRight w:val="0"/>
              <w:marTop w:val="0"/>
              <w:marBottom w:val="0"/>
              <w:divBdr>
                <w:top w:val="none" w:sz="0" w:space="0" w:color="auto"/>
                <w:left w:val="none" w:sz="0" w:space="0" w:color="auto"/>
                <w:bottom w:val="none" w:sz="0" w:space="0" w:color="auto"/>
                <w:right w:val="none" w:sz="0" w:space="0" w:color="auto"/>
              </w:divBdr>
            </w:div>
            <w:div w:id="954098581">
              <w:marLeft w:val="0"/>
              <w:marRight w:val="0"/>
              <w:marTop w:val="0"/>
              <w:marBottom w:val="0"/>
              <w:divBdr>
                <w:top w:val="none" w:sz="0" w:space="0" w:color="auto"/>
                <w:left w:val="none" w:sz="0" w:space="0" w:color="auto"/>
                <w:bottom w:val="none" w:sz="0" w:space="0" w:color="auto"/>
                <w:right w:val="none" w:sz="0" w:space="0" w:color="auto"/>
              </w:divBdr>
            </w:div>
            <w:div w:id="1902447131">
              <w:marLeft w:val="0"/>
              <w:marRight w:val="0"/>
              <w:marTop w:val="0"/>
              <w:marBottom w:val="0"/>
              <w:divBdr>
                <w:top w:val="none" w:sz="0" w:space="0" w:color="auto"/>
                <w:left w:val="none" w:sz="0" w:space="0" w:color="auto"/>
                <w:bottom w:val="none" w:sz="0" w:space="0" w:color="auto"/>
                <w:right w:val="none" w:sz="0" w:space="0" w:color="auto"/>
              </w:divBdr>
            </w:div>
            <w:div w:id="1176967777">
              <w:marLeft w:val="0"/>
              <w:marRight w:val="0"/>
              <w:marTop w:val="0"/>
              <w:marBottom w:val="0"/>
              <w:divBdr>
                <w:top w:val="none" w:sz="0" w:space="0" w:color="auto"/>
                <w:left w:val="none" w:sz="0" w:space="0" w:color="auto"/>
                <w:bottom w:val="none" w:sz="0" w:space="0" w:color="auto"/>
                <w:right w:val="none" w:sz="0" w:space="0" w:color="auto"/>
              </w:divBdr>
            </w:div>
            <w:div w:id="474296449">
              <w:marLeft w:val="0"/>
              <w:marRight w:val="0"/>
              <w:marTop w:val="0"/>
              <w:marBottom w:val="0"/>
              <w:divBdr>
                <w:top w:val="none" w:sz="0" w:space="0" w:color="auto"/>
                <w:left w:val="none" w:sz="0" w:space="0" w:color="auto"/>
                <w:bottom w:val="none" w:sz="0" w:space="0" w:color="auto"/>
                <w:right w:val="none" w:sz="0" w:space="0" w:color="auto"/>
              </w:divBdr>
            </w:div>
            <w:div w:id="1632788913">
              <w:marLeft w:val="0"/>
              <w:marRight w:val="0"/>
              <w:marTop w:val="0"/>
              <w:marBottom w:val="0"/>
              <w:divBdr>
                <w:top w:val="none" w:sz="0" w:space="0" w:color="auto"/>
                <w:left w:val="none" w:sz="0" w:space="0" w:color="auto"/>
                <w:bottom w:val="none" w:sz="0" w:space="0" w:color="auto"/>
                <w:right w:val="none" w:sz="0" w:space="0" w:color="auto"/>
              </w:divBdr>
            </w:div>
            <w:div w:id="1506894214">
              <w:marLeft w:val="0"/>
              <w:marRight w:val="0"/>
              <w:marTop w:val="0"/>
              <w:marBottom w:val="0"/>
              <w:divBdr>
                <w:top w:val="none" w:sz="0" w:space="0" w:color="auto"/>
                <w:left w:val="none" w:sz="0" w:space="0" w:color="auto"/>
                <w:bottom w:val="none" w:sz="0" w:space="0" w:color="auto"/>
                <w:right w:val="none" w:sz="0" w:space="0" w:color="auto"/>
              </w:divBdr>
            </w:div>
            <w:div w:id="2032685892">
              <w:marLeft w:val="0"/>
              <w:marRight w:val="0"/>
              <w:marTop w:val="0"/>
              <w:marBottom w:val="0"/>
              <w:divBdr>
                <w:top w:val="none" w:sz="0" w:space="0" w:color="auto"/>
                <w:left w:val="none" w:sz="0" w:space="0" w:color="auto"/>
                <w:bottom w:val="none" w:sz="0" w:space="0" w:color="auto"/>
                <w:right w:val="none" w:sz="0" w:space="0" w:color="auto"/>
              </w:divBdr>
            </w:div>
            <w:div w:id="2009869973">
              <w:marLeft w:val="0"/>
              <w:marRight w:val="0"/>
              <w:marTop w:val="0"/>
              <w:marBottom w:val="0"/>
              <w:divBdr>
                <w:top w:val="none" w:sz="0" w:space="0" w:color="auto"/>
                <w:left w:val="none" w:sz="0" w:space="0" w:color="auto"/>
                <w:bottom w:val="none" w:sz="0" w:space="0" w:color="auto"/>
                <w:right w:val="none" w:sz="0" w:space="0" w:color="auto"/>
              </w:divBdr>
            </w:div>
            <w:div w:id="420763439">
              <w:marLeft w:val="0"/>
              <w:marRight w:val="0"/>
              <w:marTop w:val="0"/>
              <w:marBottom w:val="0"/>
              <w:divBdr>
                <w:top w:val="none" w:sz="0" w:space="0" w:color="auto"/>
                <w:left w:val="none" w:sz="0" w:space="0" w:color="auto"/>
                <w:bottom w:val="none" w:sz="0" w:space="0" w:color="auto"/>
                <w:right w:val="none" w:sz="0" w:space="0" w:color="auto"/>
              </w:divBdr>
            </w:div>
            <w:div w:id="1062171615">
              <w:marLeft w:val="0"/>
              <w:marRight w:val="0"/>
              <w:marTop w:val="0"/>
              <w:marBottom w:val="0"/>
              <w:divBdr>
                <w:top w:val="none" w:sz="0" w:space="0" w:color="auto"/>
                <w:left w:val="none" w:sz="0" w:space="0" w:color="auto"/>
                <w:bottom w:val="none" w:sz="0" w:space="0" w:color="auto"/>
                <w:right w:val="none" w:sz="0" w:space="0" w:color="auto"/>
              </w:divBdr>
            </w:div>
            <w:div w:id="1647123209">
              <w:marLeft w:val="0"/>
              <w:marRight w:val="0"/>
              <w:marTop w:val="0"/>
              <w:marBottom w:val="0"/>
              <w:divBdr>
                <w:top w:val="none" w:sz="0" w:space="0" w:color="auto"/>
                <w:left w:val="none" w:sz="0" w:space="0" w:color="auto"/>
                <w:bottom w:val="none" w:sz="0" w:space="0" w:color="auto"/>
                <w:right w:val="none" w:sz="0" w:space="0" w:color="auto"/>
              </w:divBdr>
            </w:div>
            <w:div w:id="695159983">
              <w:marLeft w:val="0"/>
              <w:marRight w:val="0"/>
              <w:marTop w:val="0"/>
              <w:marBottom w:val="0"/>
              <w:divBdr>
                <w:top w:val="none" w:sz="0" w:space="0" w:color="auto"/>
                <w:left w:val="none" w:sz="0" w:space="0" w:color="auto"/>
                <w:bottom w:val="none" w:sz="0" w:space="0" w:color="auto"/>
                <w:right w:val="none" w:sz="0" w:space="0" w:color="auto"/>
              </w:divBdr>
            </w:div>
            <w:div w:id="67265744">
              <w:marLeft w:val="0"/>
              <w:marRight w:val="0"/>
              <w:marTop w:val="0"/>
              <w:marBottom w:val="0"/>
              <w:divBdr>
                <w:top w:val="none" w:sz="0" w:space="0" w:color="auto"/>
                <w:left w:val="none" w:sz="0" w:space="0" w:color="auto"/>
                <w:bottom w:val="none" w:sz="0" w:space="0" w:color="auto"/>
                <w:right w:val="none" w:sz="0" w:space="0" w:color="auto"/>
              </w:divBdr>
            </w:div>
            <w:div w:id="57042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059">
      <w:bodyDiv w:val="1"/>
      <w:marLeft w:val="0"/>
      <w:marRight w:val="0"/>
      <w:marTop w:val="0"/>
      <w:marBottom w:val="0"/>
      <w:divBdr>
        <w:top w:val="none" w:sz="0" w:space="0" w:color="auto"/>
        <w:left w:val="none" w:sz="0" w:space="0" w:color="auto"/>
        <w:bottom w:val="none" w:sz="0" w:space="0" w:color="auto"/>
        <w:right w:val="none" w:sz="0" w:space="0" w:color="auto"/>
      </w:divBdr>
    </w:div>
    <w:div w:id="264924606">
      <w:bodyDiv w:val="1"/>
      <w:marLeft w:val="0"/>
      <w:marRight w:val="0"/>
      <w:marTop w:val="0"/>
      <w:marBottom w:val="0"/>
      <w:divBdr>
        <w:top w:val="none" w:sz="0" w:space="0" w:color="auto"/>
        <w:left w:val="none" w:sz="0" w:space="0" w:color="auto"/>
        <w:bottom w:val="none" w:sz="0" w:space="0" w:color="auto"/>
        <w:right w:val="none" w:sz="0" w:space="0" w:color="auto"/>
      </w:divBdr>
    </w:div>
    <w:div w:id="341593684">
      <w:bodyDiv w:val="1"/>
      <w:marLeft w:val="0"/>
      <w:marRight w:val="0"/>
      <w:marTop w:val="0"/>
      <w:marBottom w:val="0"/>
      <w:divBdr>
        <w:top w:val="none" w:sz="0" w:space="0" w:color="auto"/>
        <w:left w:val="none" w:sz="0" w:space="0" w:color="auto"/>
        <w:bottom w:val="none" w:sz="0" w:space="0" w:color="auto"/>
        <w:right w:val="none" w:sz="0" w:space="0" w:color="auto"/>
      </w:divBdr>
      <w:divsChild>
        <w:div w:id="60913459">
          <w:marLeft w:val="0"/>
          <w:marRight w:val="0"/>
          <w:marTop w:val="0"/>
          <w:marBottom w:val="0"/>
          <w:divBdr>
            <w:top w:val="none" w:sz="0" w:space="0" w:color="auto"/>
            <w:left w:val="none" w:sz="0" w:space="0" w:color="auto"/>
            <w:bottom w:val="none" w:sz="0" w:space="0" w:color="auto"/>
            <w:right w:val="none" w:sz="0" w:space="0" w:color="auto"/>
          </w:divBdr>
          <w:divsChild>
            <w:div w:id="430129292">
              <w:marLeft w:val="0"/>
              <w:marRight w:val="0"/>
              <w:marTop w:val="0"/>
              <w:marBottom w:val="0"/>
              <w:divBdr>
                <w:top w:val="none" w:sz="0" w:space="0" w:color="auto"/>
                <w:left w:val="none" w:sz="0" w:space="0" w:color="auto"/>
                <w:bottom w:val="none" w:sz="0" w:space="0" w:color="auto"/>
                <w:right w:val="none" w:sz="0" w:space="0" w:color="auto"/>
              </w:divBdr>
            </w:div>
            <w:div w:id="1353534958">
              <w:marLeft w:val="0"/>
              <w:marRight w:val="0"/>
              <w:marTop w:val="0"/>
              <w:marBottom w:val="0"/>
              <w:divBdr>
                <w:top w:val="none" w:sz="0" w:space="0" w:color="auto"/>
                <w:left w:val="none" w:sz="0" w:space="0" w:color="auto"/>
                <w:bottom w:val="none" w:sz="0" w:space="0" w:color="auto"/>
                <w:right w:val="none" w:sz="0" w:space="0" w:color="auto"/>
              </w:divBdr>
            </w:div>
            <w:div w:id="1300115014">
              <w:marLeft w:val="0"/>
              <w:marRight w:val="0"/>
              <w:marTop w:val="0"/>
              <w:marBottom w:val="0"/>
              <w:divBdr>
                <w:top w:val="none" w:sz="0" w:space="0" w:color="auto"/>
                <w:left w:val="none" w:sz="0" w:space="0" w:color="auto"/>
                <w:bottom w:val="none" w:sz="0" w:space="0" w:color="auto"/>
                <w:right w:val="none" w:sz="0" w:space="0" w:color="auto"/>
              </w:divBdr>
            </w:div>
            <w:div w:id="1320579195">
              <w:marLeft w:val="0"/>
              <w:marRight w:val="0"/>
              <w:marTop w:val="0"/>
              <w:marBottom w:val="0"/>
              <w:divBdr>
                <w:top w:val="none" w:sz="0" w:space="0" w:color="auto"/>
                <w:left w:val="none" w:sz="0" w:space="0" w:color="auto"/>
                <w:bottom w:val="none" w:sz="0" w:space="0" w:color="auto"/>
                <w:right w:val="none" w:sz="0" w:space="0" w:color="auto"/>
              </w:divBdr>
            </w:div>
            <w:div w:id="1017268212">
              <w:marLeft w:val="0"/>
              <w:marRight w:val="0"/>
              <w:marTop w:val="0"/>
              <w:marBottom w:val="0"/>
              <w:divBdr>
                <w:top w:val="none" w:sz="0" w:space="0" w:color="auto"/>
                <w:left w:val="none" w:sz="0" w:space="0" w:color="auto"/>
                <w:bottom w:val="none" w:sz="0" w:space="0" w:color="auto"/>
                <w:right w:val="none" w:sz="0" w:space="0" w:color="auto"/>
              </w:divBdr>
            </w:div>
            <w:div w:id="86971837">
              <w:marLeft w:val="0"/>
              <w:marRight w:val="0"/>
              <w:marTop w:val="0"/>
              <w:marBottom w:val="0"/>
              <w:divBdr>
                <w:top w:val="none" w:sz="0" w:space="0" w:color="auto"/>
                <w:left w:val="none" w:sz="0" w:space="0" w:color="auto"/>
                <w:bottom w:val="none" w:sz="0" w:space="0" w:color="auto"/>
                <w:right w:val="none" w:sz="0" w:space="0" w:color="auto"/>
              </w:divBdr>
            </w:div>
            <w:div w:id="194002153">
              <w:marLeft w:val="0"/>
              <w:marRight w:val="0"/>
              <w:marTop w:val="0"/>
              <w:marBottom w:val="0"/>
              <w:divBdr>
                <w:top w:val="none" w:sz="0" w:space="0" w:color="auto"/>
                <w:left w:val="none" w:sz="0" w:space="0" w:color="auto"/>
                <w:bottom w:val="none" w:sz="0" w:space="0" w:color="auto"/>
                <w:right w:val="none" w:sz="0" w:space="0" w:color="auto"/>
              </w:divBdr>
            </w:div>
            <w:div w:id="1361319088">
              <w:marLeft w:val="0"/>
              <w:marRight w:val="0"/>
              <w:marTop w:val="0"/>
              <w:marBottom w:val="0"/>
              <w:divBdr>
                <w:top w:val="none" w:sz="0" w:space="0" w:color="auto"/>
                <w:left w:val="none" w:sz="0" w:space="0" w:color="auto"/>
                <w:bottom w:val="none" w:sz="0" w:space="0" w:color="auto"/>
                <w:right w:val="none" w:sz="0" w:space="0" w:color="auto"/>
              </w:divBdr>
            </w:div>
            <w:div w:id="766776131">
              <w:marLeft w:val="0"/>
              <w:marRight w:val="0"/>
              <w:marTop w:val="0"/>
              <w:marBottom w:val="0"/>
              <w:divBdr>
                <w:top w:val="none" w:sz="0" w:space="0" w:color="auto"/>
                <w:left w:val="none" w:sz="0" w:space="0" w:color="auto"/>
                <w:bottom w:val="none" w:sz="0" w:space="0" w:color="auto"/>
                <w:right w:val="none" w:sz="0" w:space="0" w:color="auto"/>
              </w:divBdr>
            </w:div>
            <w:div w:id="89201841">
              <w:marLeft w:val="0"/>
              <w:marRight w:val="0"/>
              <w:marTop w:val="0"/>
              <w:marBottom w:val="0"/>
              <w:divBdr>
                <w:top w:val="none" w:sz="0" w:space="0" w:color="auto"/>
                <w:left w:val="none" w:sz="0" w:space="0" w:color="auto"/>
                <w:bottom w:val="none" w:sz="0" w:space="0" w:color="auto"/>
                <w:right w:val="none" w:sz="0" w:space="0" w:color="auto"/>
              </w:divBdr>
            </w:div>
            <w:div w:id="1246764759">
              <w:marLeft w:val="0"/>
              <w:marRight w:val="0"/>
              <w:marTop w:val="0"/>
              <w:marBottom w:val="0"/>
              <w:divBdr>
                <w:top w:val="none" w:sz="0" w:space="0" w:color="auto"/>
                <w:left w:val="none" w:sz="0" w:space="0" w:color="auto"/>
                <w:bottom w:val="none" w:sz="0" w:space="0" w:color="auto"/>
                <w:right w:val="none" w:sz="0" w:space="0" w:color="auto"/>
              </w:divBdr>
            </w:div>
            <w:div w:id="740055105">
              <w:marLeft w:val="0"/>
              <w:marRight w:val="0"/>
              <w:marTop w:val="0"/>
              <w:marBottom w:val="0"/>
              <w:divBdr>
                <w:top w:val="none" w:sz="0" w:space="0" w:color="auto"/>
                <w:left w:val="none" w:sz="0" w:space="0" w:color="auto"/>
                <w:bottom w:val="none" w:sz="0" w:space="0" w:color="auto"/>
                <w:right w:val="none" w:sz="0" w:space="0" w:color="auto"/>
              </w:divBdr>
            </w:div>
            <w:div w:id="1601641526">
              <w:marLeft w:val="0"/>
              <w:marRight w:val="0"/>
              <w:marTop w:val="0"/>
              <w:marBottom w:val="0"/>
              <w:divBdr>
                <w:top w:val="none" w:sz="0" w:space="0" w:color="auto"/>
                <w:left w:val="none" w:sz="0" w:space="0" w:color="auto"/>
                <w:bottom w:val="none" w:sz="0" w:space="0" w:color="auto"/>
                <w:right w:val="none" w:sz="0" w:space="0" w:color="auto"/>
              </w:divBdr>
            </w:div>
            <w:div w:id="1170026207">
              <w:marLeft w:val="0"/>
              <w:marRight w:val="0"/>
              <w:marTop w:val="0"/>
              <w:marBottom w:val="0"/>
              <w:divBdr>
                <w:top w:val="none" w:sz="0" w:space="0" w:color="auto"/>
                <w:left w:val="none" w:sz="0" w:space="0" w:color="auto"/>
                <w:bottom w:val="none" w:sz="0" w:space="0" w:color="auto"/>
                <w:right w:val="none" w:sz="0" w:space="0" w:color="auto"/>
              </w:divBdr>
            </w:div>
            <w:div w:id="926041479">
              <w:marLeft w:val="0"/>
              <w:marRight w:val="0"/>
              <w:marTop w:val="0"/>
              <w:marBottom w:val="0"/>
              <w:divBdr>
                <w:top w:val="none" w:sz="0" w:space="0" w:color="auto"/>
                <w:left w:val="none" w:sz="0" w:space="0" w:color="auto"/>
                <w:bottom w:val="none" w:sz="0" w:space="0" w:color="auto"/>
                <w:right w:val="none" w:sz="0" w:space="0" w:color="auto"/>
              </w:divBdr>
            </w:div>
            <w:div w:id="1639140670">
              <w:marLeft w:val="0"/>
              <w:marRight w:val="0"/>
              <w:marTop w:val="0"/>
              <w:marBottom w:val="0"/>
              <w:divBdr>
                <w:top w:val="none" w:sz="0" w:space="0" w:color="auto"/>
                <w:left w:val="none" w:sz="0" w:space="0" w:color="auto"/>
                <w:bottom w:val="none" w:sz="0" w:space="0" w:color="auto"/>
                <w:right w:val="none" w:sz="0" w:space="0" w:color="auto"/>
              </w:divBdr>
            </w:div>
            <w:div w:id="1779908833">
              <w:marLeft w:val="0"/>
              <w:marRight w:val="0"/>
              <w:marTop w:val="0"/>
              <w:marBottom w:val="0"/>
              <w:divBdr>
                <w:top w:val="none" w:sz="0" w:space="0" w:color="auto"/>
                <w:left w:val="none" w:sz="0" w:space="0" w:color="auto"/>
                <w:bottom w:val="none" w:sz="0" w:space="0" w:color="auto"/>
                <w:right w:val="none" w:sz="0" w:space="0" w:color="auto"/>
              </w:divBdr>
            </w:div>
            <w:div w:id="11417041">
              <w:marLeft w:val="0"/>
              <w:marRight w:val="0"/>
              <w:marTop w:val="0"/>
              <w:marBottom w:val="0"/>
              <w:divBdr>
                <w:top w:val="none" w:sz="0" w:space="0" w:color="auto"/>
                <w:left w:val="none" w:sz="0" w:space="0" w:color="auto"/>
                <w:bottom w:val="none" w:sz="0" w:space="0" w:color="auto"/>
                <w:right w:val="none" w:sz="0" w:space="0" w:color="auto"/>
              </w:divBdr>
            </w:div>
            <w:div w:id="843589121">
              <w:marLeft w:val="0"/>
              <w:marRight w:val="0"/>
              <w:marTop w:val="0"/>
              <w:marBottom w:val="0"/>
              <w:divBdr>
                <w:top w:val="none" w:sz="0" w:space="0" w:color="auto"/>
                <w:left w:val="none" w:sz="0" w:space="0" w:color="auto"/>
                <w:bottom w:val="none" w:sz="0" w:space="0" w:color="auto"/>
                <w:right w:val="none" w:sz="0" w:space="0" w:color="auto"/>
              </w:divBdr>
            </w:div>
            <w:div w:id="2058625126">
              <w:marLeft w:val="0"/>
              <w:marRight w:val="0"/>
              <w:marTop w:val="0"/>
              <w:marBottom w:val="0"/>
              <w:divBdr>
                <w:top w:val="none" w:sz="0" w:space="0" w:color="auto"/>
                <w:left w:val="none" w:sz="0" w:space="0" w:color="auto"/>
                <w:bottom w:val="none" w:sz="0" w:space="0" w:color="auto"/>
                <w:right w:val="none" w:sz="0" w:space="0" w:color="auto"/>
              </w:divBdr>
            </w:div>
            <w:div w:id="218514334">
              <w:marLeft w:val="0"/>
              <w:marRight w:val="0"/>
              <w:marTop w:val="0"/>
              <w:marBottom w:val="0"/>
              <w:divBdr>
                <w:top w:val="none" w:sz="0" w:space="0" w:color="auto"/>
                <w:left w:val="none" w:sz="0" w:space="0" w:color="auto"/>
                <w:bottom w:val="none" w:sz="0" w:space="0" w:color="auto"/>
                <w:right w:val="none" w:sz="0" w:space="0" w:color="auto"/>
              </w:divBdr>
            </w:div>
            <w:div w:id="684134955">
              <w:marLeft w:val="0"/>
              <w:marRight w:val="0"/>
              <w:marTop w:val="0"/>
              <w:marBottom w:val="0"/>
              <w:divBdr>
                <w:top w:val="none" w:sz="0" w:space="0" w:color="auto"/>
                <w:left w:val="none" w:sz="0" w:space="0" w:color="auto"/>
                <w:bottom w:val="none" w:sz="0" w:space="0" w:color="auto"/>
                <w:right w:val="none" w:sz="0" w:space="0" w:color="auto"/>
              </w:divBdr>
            </w:div>
            <w:div w:id="309094848">
              <w:marLeft w:val="0"/>
              <w:marRight w:val="0"/>
              <w:marTop w:val="0"/>
              <w:marBottom w:val="0"/>
              <w:divBdr>
                <w:top w:val="none" w:sz="0" w:space="0" w:color="auto"/>
                <w:left w:val="none" w:sz="0" w:space="0" w:color="auto"/>
                <w:bottom w:val="none" w:sz="0" w:space="0" w:color="auto"/>
                <w:right w:val="none" w:sz="0" w:space="0" w:color="auto"/>
              </w:divBdr>
            </w:div>
            <w:div w:id="438379672">
              <w:marLeft w:val="0"/>
              <w:marRight w:val="0"/>
              <w:marTop w:val="0"/>
              <w:marBottom w:val="0"/>
              <w:divBdr>
                <w:top w:val="none" w:sz="0" w:space="0" w:color="auto"/>
                <w:left w:val="none" w:sz="0" w:space="0" w:color="auto"/>
                <w:bottom w:val="none" w:sz="0" w:space="0" w:color="auto"/>
                <w:right w:val="none" w:sz="0" w:space="0" w:color="auto"/>
              </w:divBdr>
            </w:div>
            <w:div w:id="1722704251">
              <w:marLeft w:val="0"/>
              <w:marRight w:val="0"/>
              <w:marTop w:val="0"/>
              <w:marBottom w:val="0"/>
              <w:divBdr>
                <w:top w:val="none" w:sz="0" w:space="0" w:color="auto"/>
                <w:left w:val="none" w:sz="0" w:space="0" w:color="auto"/>
                <w:bottom w:val="none" w:sz="0" w:space="0" w:color="auto"/>
                <w:right w:val="none" w:sz="0" w:space="0" w:color="auto"/>
              </w:divBdr>
            </w:div>
            <w:div w:id="1113130083">
              <w:marLeft w:val="0"/>
              <w:marRight w:val="0"/>
              <w:marTop w:val="0"/>
              <w:marBottom w:val="0"/>
              <w:divBdr>
                <w:top w:val="none" w:sz="0" w:space="0" w:color="auto"/>
                <w:left w:val="none" w:sz="0" w:space="0" w:color="auto"/>
                <w:bottom w:val="none" w:sz="0" w:space="0" w:color="auto"/>
                <w:right w:val="none" w:sz="0" w:space="0" w:color="auto"/>
              </w:divBdr>
            </w:div>
            <w:div w:id="1714425307">
              <w:marLeft w:val="0"/>
              <w:marRight w:val="0"/>
              <w:marTop w:val="0"/>
              <w:marBottom w:val="0"/>
              <w:divBdr>
                <w:top w:val="none" w:sz="0" w:space="0" w:color="auto"/>
                <w:left w:val="none" w:sz="0" w:space="0" w:color="auto"/>
                <w:bottom w:val="none" w:sz="0" w:space="0" w:color="auto"/>
                <w:right w:val="none" w:sz="0" w:space="0" w:color="auto"/>
              </w:divBdr>
            </w:div>
            <w:div w:id="311326332">
              <w:marLeft w:val="0"/>
              <w:marRight w:val="0"/>
              <w:marTop w:val="0"/>
              <w:marBottom w:val="0"/>
              <w:divBdr>
                <w:top w:val="none" w:sz="0" w:space="0" w:color="auto"/>
                <w:left w:val="none" w:sz="0" w:space="0" w:color="auto"/>
                <w:bottom w:val="none" w:sz="0" w:space="0" w:color="auto"/>
                <w:right w:val="none" w:sz="0" w:space="0" w:color="auto"/>
              </w:divBdr>
            </w:div>
            <w:div w:id="445589699">
              <w:marLeft w:val="0"/>
              <w:marRight w:val="0"/>
              <w:marTop w:val="0"/>
              <w:marBottom w:val="0"/>
              <w:divBdr>
                <w:top w:val="none" w:sz="0" w:space="0" w:color="auto"/>
                <w:left w:val="none" w:sz="0" w:space="0" w:color="auto"/>
                <w:bottom w:val="none" w:sz="0" w:space="0" w:color="auto"/>
                <w:right w:val="none" w:sz="0" w:space="0" w:color="auto"/>
              </w:divBdr>
            </w:div>
            <w:div w:id="1624771966">
              <w:marLeft w:val="0"/>
              <w:marRight w:val="0"/>
              <w:marTop w:val="0"/>
              <w:marBottom w:val="0"/>
              <w:divBdr>
                <w:top w:val="none" w:sz="0" w:space="0" w:color="auto"/>
                <w:left w:val="none" w:sz="0" w:space="0" w:color="auto"/>
                <w:bottom w:val="none" w:sz="0" w:space="0" w:color="auto"/>
                <w:right w:val="none" w:sz="0" w:space="0" w:color="auto"/>
              </w:divBdr>
            </w:div>
            <w:div w:id="476655326">
              <w:marLeft w:val="0"/>
              <w:marRight w:val="0"/>
              <w:marTop w:val="0"/>
              <w:marBottom w:val="0"/>
              <w:divBdr>
                <w:top w:val="none" w:sz="0" w:space="0" w:color="auto"/>
                <w:left w:val="none" w:sz="0" w:space="0" w:color="auto"/>
                <w:bottom w:val="none" w:sz="0" w:space="0" w:color="auto"/>
                <w:right w:val="none" w:sz="0" w:space="0" w:color="auto"/>
              </w:divBdr>
            </w:div>
            <w:div w:id="588316705">
              <w:marLeft w:val="0"/>
              <w:marRight w:val="0"/>
              <w:marTop w:val="0"/>
              <w:marBottom w:val="0"/>
              <w:divBdr>
                <w:top w:val="none" w:sz="0" w:space="0" w:color="auto"/>
                <w:left w:val="none" w:sz="0" w:space="0" w:color="auto"/>
                <w:bottom w:val="none" w:sz="0" w:space="0" w:color="auto"/>
                <w:right w:val="none" w:sz="0" w:space="0" w:color="auto"/>
              </w:divBdr>
            </w:div>
            <w:div w:id="126507965">
              <w:marLeft w:val="0"/>
              <w:marRight w:val="0"/>
              <w:marTop w:val="0"/>
              <w:marBottom w:val="0"/>
              <w:divBdr>
                <w:top w:val="none" w:sz="0" w:space="0" w:color="auto"/>
                <w:left w:val="none" w:sz="0" w:space="0" w:color="auto"/>
                <w:bottom w:val="none" w:sz="0" w:space="0" w:color="auto"/>
                <w:right w:val="none" w:sz="0" w:space="0" w:color="auto"/>
              </w:divBdr>
            </w:div>
            <w:div w:id="169612607">
              <w:marLeft w:val="0"/>
              <w:marRight w:val="0"/>
              <w:marTop w:val="0"/>
              <w:marBottom w:val="0"/>
              <w:divBdr>
                <w:top w:val="none" w:sz="0" w:space="0" w:color="auto"/>
                <w:left w:val="none" w:sz="0" w:space="0" w:color="auto"/>
                <w:bottom w:val="none" w:sz="0" w:space="0" w:color="auto"/>
                <w:right w:val="none" w:sz="0" w:space="0" w:color="auto"/>
              </w:divBdr>
            </w:div>
            <w:div w:id="756292191">
              <w:marLeft w:val="0"/>
              <w:marRight w:val="0"/>
              <w:marTop w:val="0"/>
              <w:marBottom w:val="0"/>
              <w:divBdr>
                <w:top w:val="none" w:sz="0" w:space="0" w:color="auto"/>
                <w:left w:val="none" w:sz="0" w:space="0" w:color="auto"/>
                <w:bottom w:val="none" w:sz="0" w:space="0" w:color="auto"/>
                <w:right w:val="none" w:sz="0" w:space="0" w:color="auto"/>
              </w:divBdr>
            </w:div>
            <w:div w:id="973484629">
              <w:marLeft w:val="0"/>
              <w:marRight w:val="0"/>
              <w:marTop w:val="0"/>
              <w:marBottom w:val="0"/>
              <w:divBdr>
                <w:top w:val="none" w:sz="0" w:space="0" w:color="auto"/>
                <w:left w:val="none" w:sz="0" w:space="0" w:color="auto"/>
                <w:bottom w:val="none" w:sz="0" w:space="0" w:color="auto"/>
                <w:right w:val="none" w:sz="0" w:space="0" w:color="auto"/>
              </w:divBdr>
            </w:div>
            <w:div w:id="2081976254">
              <w:marLeft w:val="0"/>
              <w:marRight w:val="0"/>
              <w:marTop w:val="0"/>
              <w:marBottom w:val="0"/>
              <w:divBdr>
                <w:top w:val="none" w:sz="0" w:space="0" w:color="auto"/>
                <w:left w:val="none" w:sz="0" w:space="0" w:color="auto"/>
                <w:bottom w:val="none" w:sz="0" w:space="0" w:color="auto"/>
                <w:right w:val="none" w:sz="0" w:space="0" w:color="auto"/>
              </w:divBdr>
            </w:div>
            <w:div w:id="2029480688">
              <w:marLeft w:val="0"/>
              <w:marRight w:val="0"/>
              <w:marTop w:val="0"/>
              <w:marBottom w:val="0"/>
              <w:divBdr>
                <w:top w:val="none" w:sz="0" w:space="0" w:color="auto"/>
                <w:left w:val="none" w:sz="0" w:space="0" w:color="auto"/>
                <w:bottom w:val="none" w:sz="0" w:space="0" w:color="auto"/>
                <w:right w:val="none" w:sz="0" w:space="0" w:color="auto"/>
              </w:divBdr>
            </w:div>
            <w:div w:id="473445772">
              <w:marLeft w:val="0"/>
              <w:marRight w:val="0"/>
              <w:marTop w:val="0"/>
              <w:marBottom w:val="0"/>
              <w:divBdr>
                <w:top w:val="none" w:sz="0" w:space="0" w:color="auto"/>
                <w:left w:val="none" w:sz="0" w:space="0" w:color="auto"/>
                <w:bottom w:val="none" w:sz="0" w:space="0" w:color="auto"/>
                <w:right w:val="none" w:sz="0" w:space="0" w:color="auto"/>
              </w:divBdr>
            </w:div>
            <w:div w:id="1424571682">
              <w:marLeft w:val="0"/>
              <w:marRight w:val="0"/>
              <w:marTop w:val="0"/>
              <w:marBottom w:val="0"/>
              <w:divBdr>
                <w:top w:val="none" w:sz="0" w:space="0" w:color="auto"/>
                <w:left w:val="none" w:sz="0" w:space="0" w:color="auto"/>
                <w:bottom w:val="none" w:sz="0" w:space="0" w:color="auto"/>
                <w:right w:val="none" w:sz="0" w:space="0" w:color="auto"/>
              </w:divBdr>
            </w:div>
            <w:div w:id="1635915140">
              <w:marLeft w:val="0"/>
              <w:marRight w:val="0"/>
              <w:marTop w:val="0"/>
              <w:marBottom w:val="0"/>
              <w:divBdr>
                <w:top w:val="none" w:sz="0" w:space="0" w:color="auto"/>
                <w:left w:val="none" w:sz="0" w:space="0" w:color="auto"/>
                <w:bottom w:val="none" w:sz="0" w:space="0" w:color="auto"/>
                <w:right w:val="none" w:sz="0" w:space="0" w:color="auto"/>
              </w:divBdr>
            </w:div>
            <w:div w:id="1977683733">
              <w:marLeft w:val="0"/>
              <w:marRight w:val="0"/>
              <w:marTop w:val="0"/>
              <w:marBottom w:val="0"/>
              <w:divBdr>
                <w:top w:val="none" w:sz="0" w:space="0" w:color="auto"/>
                <w:left w:val="none" w:sz="0" w:space="0" w:color="auto"/>
                <w:bottom w:val="none" w:sz="0" w:space="0" w:color="auto"/>
                <w:right w:val="none" w:sz="0" w:space="0" w:color="auto"/>
              </w:divBdr>
            </w:div>
            <w:div w:id="718554051">
              <w:marLeft w:val="0"/>
              <w:marRight w:val="0"/>
              <w:marTop w:val="0"/>
              <w:marBottom w:val="0"/>
              <w:divBdr>
                <w:top w:val="none" w:sz="0" w:space="0" w:color="auto"/>
                <w:left w:val="none" w:sz="0" w:space="0" w:color="auto"/>
                <w:bottom w:val="none" w:sz="0" w:space="0" w:color="auto"/>
                <w:right w:val="none" w:sz="0" w:space="0" w:color="auto"/>
              </w:divBdr>
            </w:div>
            <w:div w:id="1010570659">
              <w:marLeft w:val="0"/>
              <w:marRight w:val="0"/>
              <w:marTop w:val="0"/>
              <w:marBottom w:val="0"/>
              <w:divBdr>
                <w:top w:val="none" w:sz="0" w:space="0" w:color="auto"/>
                <w:left w:val="none" w:sz="0" w:space="0" w:color="auto"/>
                <w:bottom w:val="none" w:sz="0" w:space="0" w:color="auto"/>
                <w:right w:val="none" w:sz="0" w:space="0" w:color="auto"/>
              </w:divBdr>
            </w:div>
            <w:div w:id="691416347">
              <w:marLeft w:val="0"/>
              <w:marRight w:val="0"/>
              <w:marTop w:val="0"/>
              <w:marBottom w:val="0"/>
              <w:divBdr>
                <w:top w:val="none" w:sz="0" w:space="0" w:color="auto"/>
                <w:left w:val="none" w:sz="0" w:space="0" w:color="auto"/>
                <w:bottom w:val="none" w:sz="0" w:space="0" w:color="auto"/>
                <w:right w:val="none" w:sz="0" w:space="0" w:color="auto"/>
              </w:divBdr>
            </w:div>
            <w:div w:id="1863398154">
              <w:marLeft w:val="0"/>
              <w:marRight w:val="0"/>
              <w:marTop w:val="0"/>
              <w:marBottom w:val="0"/>
              <w:divBdr>
                <w:top w:val="none" w:sz="0" w:space="0" w:color="auto"/>
                <w:left w:val="none" w:sz="0" w:space="0" w:color="auto"/>
                <w:bottom w:val="none" w:sz="0" w:space="0" w:color="auto"/>
                <w:right w:val="none" w:sz="0" w:space="0" w:color="auto"/>
              </w:divBdr>
            </w:div>
            <w:div w:id="314605389">
              <w:marLeft w:val="0"/>
              <w:marRight w:val="0"/>
              <w:marTop w:val="0"/>
              <w:marBottom w:val="0"/>
              <w:divBdr>
                <w:top w:val="none" w:sz="0" w:space="0" w:color="auto"/>
                <w:left w:val="none" w:sz="0" w:space="0" w:color="auto"/>
                <w:bottom w:val="none" w:sz="0" w:space="0" w:color="auto"/>
                <w:right w:val="none" w:sz="0" w:space="0" w:color="auto"/>
              </w:divBdr>
            </w:div>
            <w:div w:id="13181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73709">
      <w:bodyDiv w:val="1"/>
      <w:marLeft w:val="0"/>
      <w:marRight w:val="0"/>
      <w:marTop w:val="0"/>
      <w:marBottom w:val="0"/>
      <w:divBdr>
        <w:top w:val="none" w:sz="0" w:space="0" w:color="auto"/>
        <w:left w:val="none" w:sz="0" w:space="0" w:color="auto"/>
        <w:bottom w:val="none" w:sz="0" w:space="0" w:color="auto"/>
        <w:right w:val="none" w:sz="0" w:space="0" w:color="auto"/>
      </w:divBdr>
      <w:divsChild>
        <w:div w:id="1966035884">
          <w:marLeft w:val="0"/>
          <w:marRight w:val="0"/>
          <w:marTop w:val="0"/>
          <w:marBottom w:val="0"/>
          <w:divBdr>
            <w:top w:val="none" w:sz="0" w:space="0" w:color="auto"/>
            <w:left w:val="none" w:sz="0" w:space="0" w:color="auto"/>
            <w:bottom w:val="none" w:sz="0" w:space="0" w:color="auto"/>
            <w:right w:val="none" w:sz="0" w:space="0" w:color="auto"/>
          </w:divBdr>
          <w:divsChild>
            <w:div w:id="1314599915">
              <w:marLeft w:val="0"/>
              <w:marRight w:val="0"/>
              <w:marTop w:val="0"/>
              <w:marBottom w:val="0"/>
              <w:divBdr>
                <w:top w:val="none" w:sz="0" w:space="0" w:color="auto"/>
                <w:left w:val="none" w:sz="0" w:space="0" w:color="auto"/>
                <w:bottom w:val="none" w:sz="0" w:space="0" w:color="auto"/>
                <w:right w:val="none" w:sz="0" w:space="0" w:color="auto"/>
              </w:divBdr>
            </w:div>
            <w:div w:id="1603800512">
              <w:marLeft w:val="0"/>
              <w:marRight w:val="0"/>
              <w:marTop w:val="0"/>
              <w:marBottom w:val="0"/>
              <w:divBdr>
                <w:top w:val="none" w:sz="0" w:space="0" w:color="auto"/>
                <w:left w:val="none" w:sz="0" w:space="0" w:color="auto"/>
                <w:bottom w:val="none" w:sz="0" w:space="0" w:color="auto"/>
                <w:right w:val="none" w:sz="0" w:space="0" w:color="auto"/>
              </w:divBdr>
            </w:div>
            <w:div w:id="332491936">
              <w:marLeft w:val="0"/>
              <w:marRight w:val="0"/>
              <w:marTop w:val="0"/>
              <w:marBottom w:val="0"/>
              <w:divBdr>
                <w:top w:val="none" w:sz="0" w:space="0" w:color="auto"/>
                <w:left w:val="none" w:sz="0" w:space="0" w:color="auto"/>
                <w:bottom w:val="none" w:sz="0" w:space="0" w:color="auto"/>
                <w:right w:val="none" w:sz="0" w:space="0" w:color="auto"/>
              </w:divBdr>
            </w:div>
            <w:div w:id="1750348971">
              <w:marLeft w:val="0"/>
              <w:marRight w:val="0"/>
              <w:marTop w:val="0"/>
              <w:marBottom w:val="0"/>
              <w:divBdr>
                <w:top w:val="none" w:sz="0" w:space="0" w:color="auto"/>
                <w:left w:val="none" w:sz="0" w:space="0" w:color="auto"/>
                <w:bottom w:val="none" w:sz="0" w:space="0" w:color="auto"/>
                <w:right w:val="none" w:sz="0" w:space="0" w:color="auto"/>
              </w:divBdr>
            </w:div>
            <w:div w:id="268896820">
              <w:marLeft w:val="0"/>
              <w:marRight w:val="0"/>
              <w:marTop w:val="0"/>
              <w:marBottom w:val="0"/>
              <w:divBdr>
                <w:top w:val="none" w:sz="0" w:space="0" w:color="auto"/>
                <w:left w:val="none" w:sz="0" w:space="0" w:color="auto"/>
                <w:bottom w:val="none" w:sz="0" w:space="0" w:color="auto"/>
                <w:right w:val="none" w:sz="0" w:space="0" w:color="auto"/>
              </w:divBdr>
            </w:div>
            <w:div w:id="201328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054510">
      <w:bodyDiv w:val="1"/>
      <w:marLeft w:val="0"/>
      <w:marRight w:val="0"/>
      <w:marTop w:val="0"/>
      <w:marBottom w:val="0"/>
      <w:divBdr>
        <w:top w:val="none" w:sz="0" w:space="0" w:color="auto"/>
        <w:left w:val="none" w:sz="0" w:space="0" w:color="auto"/>
        <w:bottom w:val="none" w:sz="0" w:space="0" w:color="auto"/>
        <w:right w:val="none" w:sz="0" w:space="0" w:color="auto"/>
      </w:divBdr>
    </w:div>
    <w:div w:id="363602501">
      <w:bodyDiv w:val="1"/>
      <w:marLeft w:val="0"/>
      <w:marRight w:val="0"/>
      <w:marTop w:val="0"/>
      <w:marBottom w:val="0"/>
      <w:divBdr>
        <w:top w:val="none" w:sz="0" w:space="0" w:color="auto"/>
        <w:left w:val="none" w:sz="0" w:space="0" w:color="auto"/>
        <w:bottom w:val="none" w:sz="0" w:space="0" w:color="auto"/>
        <w:right w:val="none" w:sz="0" w:space="0" w:color="auto"/>
      </w:divBdr>
    </w:div>
    <w:div w:id="412774162">
      <w:bodyDiv w:val="1"/>
      <w:marLeft w:val="0"/>
      <w:marRight w:val="0"/>
      <w:marTop w:val="0"/>
      <w:marBottom w:val="0"/>
      <w:divBdr>
        <w:top w:val="none" w:sz="0" w:space="0" w:color="auto"/>
        <w:left w:val="none" w:sz="0" w:space="0" w:color="auto"/>
        <w:bottom w:val="none" w:sz="0" w:space="0" w:color="auto"/>
        <w:right w:val="none" w:sz="0" w:space="0" w:color="auto"/>
      </w:divBdr>
    </w:div>
    <w:div w:id="444470604">
      <w:bodyDiv w:val="1"/>
      <w:marLeft w:val="0"/>
      <w:marRight w:val="0"/>
      <w:marTop w:val="0"/>
      <w:marBottom w:val="0"/>
      <w:divBdr>
        <w:top w:val="none" w:sz="0" w:space="0" w:color="auto"/>
        <w:left w:val="none" w:sz="0" w:space="0" w:color="auto"/>
        <w:bottom w:val="none" w:sz="0" w:space="0" w:color="auto"/>
        <w:right w:val="none" w:sz="0" w:space="0" w:color="auto"/>
      </w:divBdr>
    </w:div>
    <w:div w:id="453252039">
      <w:bodyDiv w:val="1"/>
      <w:marLeft w:val="0"/>
      <w:marRight w:val="0"/>
      <w:marTop w:val="0"/>
      <w:marBottom w:val="0"/>
      <w:divBdr>
        <w:top w:val="none" w:sz="0" w:space="0" w:color="auto"/>
        <w:left w:val="none" w:sz="0" w:space="0" w:color="auto"/>
        <w:bottom w:val="none" w:sz="0" w:space="0" w:color="auto"/>
        <w:right w:val="none" w:sz="0" w:space="0" w:color="auto"/>
      </w:divBdr>
      <w:divsChild>
        <w:div w:id="282880498">
          <w:marLeft w:val="0"/>
          <w:marRight w:val="0"/>
          <w:marTop w:val="0"/>
          <w:marBottom w:val="0"/>
          <w:divBdr>
            <w:top w:val="none" w:sz="0" w:space="0" w:color="auto"/>
            <w:left w:val="none" w:sz="0" w:space="0" w:color="auto"/>
            <w:bottom w:val="none" w:sz="0" w:space="0" w:color="auto"/>
            <w:right w:val="none" w:sz="0" w:space="0" w:color="auto"/>
          </w:divBdr>
          <w:divsChild>
            <w:div w:id="2049839826">
              <w:marLeft w:val="0"/>
              <w:marRight w:val="0"/>
              <w:marTop w:val="0"/>
              <w:marBottom w:val="0"/>
              <w:divBdr>
                <w:top w:val="none" w:sz="0" w:space="0" w:color="auto"/>
                <w:left w:val="none" w:sz="0" w:space="0" w:color="auto"/>
                <w:bottom w:val="none" w:sz="0" w:space="0" w:color="auto"/>
                <w:right w:val="none" w:sz="0" w:space="0" w:color="auto"/>
              </w:divBdr>
            </w:div>
            <w:div w:id="285897079">
              <w:marLeft w:val="0"/>
              <w:marRight w:val="0"/>
              <w:marTop w:val="0"/>
              <w:marBottom w:val="0"/>
              <w:divBdr>
                <w:top w:val="none" w:sz="0" w:space="0" w:color="auto"/>
                <w:left w:val="none" w:sz="0" w:space="0" w:color="auto"/>
                <w:bottom w:val="none" w:sz="0" w:space="0" w:color="auto"/>
                <w:right w:val="none" w:sz="0" w:space="0" w:color="auto"/>
              </w:divBdr>
            </w:div>
            <w:div w:id="206843092">
              <w:marLeft w:val="0"/>
              <w:marRight w:val="0"/>
              <w:marTop w:val="0"/>
              <w:marBottom w:val="0"/>
              <w:divBdr>
                <w:top w:val="none" w:sz="0" w:space="0" w:color="auto"/>
                <w:left w:val="none" w:sz="0" w:space="0" w:color="auto"/>
                <w:bottom w:val="none" w:sz="0" w:space="0" w:color="auto"/>
                <w:right w:val="none" w:sz="0" w:space="0" w:color="auto"/>
              </w:divBdr>
            </w:div>
            <w:div w:id="1494836004">
              <w:marLeft w:val="0"/>
              <w:marRight w:val="0"/>
              <w:marTop w:val="0"/>
              <w:marBottom w:val="0"/>
              <w:divBdr>
                <w:top w:val="none" w:sz="0" w:space="0" w:color="auto"/>
                <w:left w:val="none" w:sz="0" w:space="0" w:color="auto"/>
                <w:bottom w:val="none" w:sz="0" w:space="0" w:color="auto"/>
                <w:right w:val="none" w:sz="0" w:space="0" w:color="auto"/>
              </w:divBdr>
            </w:div>
            <w:div w:id="111439954">
              <w:marLeft w:val="0"/>
              <w:marRight w:val="0"/>
              <w:marTop w:val="0"/>
              <w:marBottom w:val="0"/>
              <w:divBdr>
                <w:top w:val="none" w:sz="0" w:space="0" w:color="auto"/>
                <w:left w:val="none" w:sz="0" w:space="0" w:color="auto"/>
                <w:bottom w:val="none" w:sz="0" w:space="0" w:color="auto"/>
                <w:right w:val="none" w:sz="0" w:space="0" w:color="auto"/>
              </w:divBdr>
            </w:div>
            <w:div w:id="3010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3423">
      <w:bodyDiv w:val="1"/>
      <w:marLeft w:val="0"/>
      <w:marRight w:val="0"/>
      <w:marTop w:val="0"/>
      <w:marBottom w:val="0"/>
      <w:divBdr>
        <w:top w:val="none" w:sz="0" w:space="0" w:color="auto"/>
        <w:left w:val="none" w:sz="0" w:space="0" w:color="auto"/>
        <w:bottom w:val="none" w:sz="0" w:space="0" w:color="auto"/>
        <w:right w:val="none" w:sz="0" w:space="0" w:color="auto"/>
      </w:divBdr>
      <w:divsChild>
        <w:div w:id="889075566">
          <w:marLeft w:val="0"/>
          <w:marRight w:val="0"/>
          <w:marTop w:val="0"/>
          <w:marBottom w:val="0"/>
          <w:divBdr>
            <w:top w:val="none" w:sz="0" w:space="0" w:color="auto"/>
            <w:left w:val="none" w:sz="0" w:space="0" w:color="auto"/>
            <w:bottom w:val="none" w:sz="0" w:space="0" w:color="auto"/>
            <w:right w:val="none" w:sz="0" w:space="0" w:color="auto"/>
          </w:divBdr>
          <w:divsChild>
            <w:div w:id="1285454881">
              <w:marLeft w:val="0"/>
              <w:marRight w:val="0"/>
              <w:marTop w:val="0"/>
              <w:marBottom w:val="0"/>
              <w:divBdr>
                <w:top w:val="none" w:sz="0" w:space="0" w:color="auto"/>
                <w:left w:val="none" w:sz="0" w:space="0" w:color="auto"/>
                <w:bottom w:val="none" w:sz="0" w:space="0" w:color="auto"/>
                <w:right w:val="none" w:sz="0" w:space="0" w:color="auto"/>
              </w:divBdr>
            </w:div>
            <w:div w:id="569854687">
              <w:marLeft w:val="0"/>
              <w:marRight w:val="0"/>
              <w:marTop w:val="0"/>
              <w:marBottom w:val="0"/>
              <w:divBdr>
                <w:top w:val="none" w:sz="0" w:space="0" w:color="auto"/>
                <w:left w:val="none" w:sz="0" w:space="0" w:color="auto"/>
                <w:bottom w:val="none" w:sz="0" w:space="0" w:color="auto"/>
                <w:right w:val="none" w:sz="0" w:space="0" w:color="auto"/>
              </w:divBdr>
            </w:div>
            <w:div w:id="1887722063">
              <w:marLeft w:val="0"/>
              <w:marRight w:val="0"/>
              <w:marTop w:val="0"/>
              <w:marBottom w:val="0"/>
              <w:divBdr>
                <w:top w:val="none" w:sz="0" w:space="0" w:color="auto"/>
                <w:left w:val="none" w:sz="0" w:space="0" w:color="auto"/>
                <w:bottom w:val="none" w:sz="0" w:space="0" w:color="auto"/>
                <w:right w:val="none" w:sz="0" w:space="0" w:color="auto"/>
              </w:divBdr>
            </w:div>
            <w:div w:id="906066729">
              <w:marLeft w:val="0"/>
              <w:marRight w:val="0"/>
              <w:marTop w:val="0"/>
              <w:marBottom w:val="0"/>
              <w:divBdr>
                <w:top w:val="none" w:sz="0" w:space="0" w:color="auto"/>
                <w:left w:val="none" w:sz="0" w:space="0" w:color="auto"/>
                <w:bottom w:val="none" w:sz="0" w:space="0" w:color="auto"/>
                <w:right w:val="none" w:sz="0" w:space="0" w:color="auto"/>
              </w:divBdr>
            </w:div>
            <w:div w:id="60369837">
              <w:marLeft w:val="0"/>
              <w:marRight w:val="0"/>
              <w:marTop w:val="0"/>
              <w:marBottom w:val="0"/>
              <w:divBdr>
                <w:top w:val="none" w:sz="0" w:space="0" w:color="auto"/>
                <w:left w:val="none" w:sz="0" w:space="0" w:color="auto"/>
                <w:bottom w:val="none" w:sz="0" w:space="0" w:color="auto"/>
                <w:right w:val="none" w:sz="0" w:space="0" w:color="auto"/>
              </w:divBdr>
            </w:div>
            <w:div w:id="803234933">
              <w:marLeft w:val="0"/>
              <w:marRight w:val="0"/>
              <w:marTop w:val="0"/>
              <w:marBottom w:val="0"/>
              <w:divBdr>
                <w:top w:val="none" w:sz="0" w:space="0" w:color="auto"/>
                <w:left w:val="none" w:sz="0" w:space="0" w:color="auto"/>
                <w:bottom w:val="none" w:sz="0" w:space="0" w:color="auto"/>
                <w:right w:val="none" w:sz="0" w:space="0" w:color="auto"/>
              </w:divBdr>
            </w:div>
            <w:div w:id="9261137">
              <w:marLeft w:val="0"/>
              <w:marRight w:val="0"/>
              <w:marTop w:val="0"/>
              <w:marBottom w:val="0"/>
              <w:divBdr>
                <w:top w:val="none" w:sz="0" w:space="0" w:color="auto"/>
                <w:left w:val="none" w:sz="0" w:space="0" w:color="auto"/>
                <w:bottom w:val="none" w:sz="0" w:space="0" w:color="auto"/>
                <w:right w:val="none" w:sz="0" w:space="0" w:color="auto"/>
              </w:divBdr>
            </w:div>
            <w:div w:id="1393113855">
              <w:marLeft w:val="0"/>
              <w:marRight w:val="0"/>
              <w:marTop w:val="0"/>
              <w:marBottom w:val="0"/>
              <w:divBdr>
                <w:top w:val="none" w:sz="0" w:space="0" w:color="auto"/>
                <w:left w:val="none" w:sz="0" w:space="0" w:color="auto"/>
                <w:bottom w:val="none" w:sz="0" w:space="0" w:color="auto"/>
                <w:right w:val="none" w:sz="0" w:space="0" w:color="auto"/>
              </w:divBdr>
            </w:div>
            <w:div w:id="1750272558">
              <w:marLeft w:val="0"/>
              <w:marRight w:val="0"/>
              <w:marTop w:val="0"/>
              <w:marBottom w:val="0"/>
              <w:divBdr>
                <w:top w:val="none" w:sz="0" w:space="0" w:color="auto"/>
                <w:left w:val="none" w:sz="0" w:space="0" w:color="auto"/>
                <w:bottom w:val="none" w:sz="0" w:space="0" w:color="auto"/>
                <w:right w:val="none" w:sz="0" w:space="0" w:color="auto"/>
              </w:divBdr>
            </w:div>
            <w:div w:id="330255716">
              <w:marLeft w:val="0"/>
              <w:marRight w:val="0"/>
              <w:marTop w:val="0"/>
              <w:marBottom w:val="0"/>
              <w:divBdr>
                <w:top w:val="none" w:sz="0" w:space="0" w:color="auto"/>
                <w:left w:val="none" w:sz="0" w:space="0" w:color="auto"/>
                <w:bottom w:val="none" w:sz="0" w:space="0" w:color="auto"/>
                <w:right w:val="none" w:sz="0" w:space="0" w:color="auto"/>
              </w:divBdr>
            </w:div>
            <w:div w:id="468285164">
              <w:marLeft w:val="0"/>
              <w:marRight w:val="0"/>
              <w:marTop w:val="0"/>
              <w:marBottom w:val="0"/>
              <w:divBdr>
                <w:top w:val="none" w:sz="0" w:space="0" w:color="auto"/>
                <w:left w:val="none" w:sz="0" w:space="0" w:color="auto"/>
                <w:bottom w:val="none" w:sz="0" w:space="0" w:color="auto"/>
                <w:right w:val="none" w:sz="0" w:space="0" w:color="auto"/>
              </w:divBdr>
            </w:div>
            <w:div w:id="1896624932">
              <w:marLeft w:val="0"/>
              <w:marRight w:val="0"/>
              <w:marTop w:val="0"/>
              <w:marBottom w:val="0"/>
              <w:divBdr>
                <w:top w:val="none" w:sz="0" w:space="0" w:color="auto"/>
                <w:left w:val="none" w:sz="0" w:space="0" w:color="auto"/>
                <w:bottom w:val="none" w:sz="0" w:space="0" w:color="auto"/>
                <w:right w:val="none" w:sz="0" w:space="0" w:color="auto"/>
              </w:divBdr>
            </w:div>
            <w:div w:id="1896551663">
              <w:marLeft w:val="0"/>
              <w:marRight w:val="0"/>
              <w:marTop w:val="0"/>
              <w:marBottom w:val="0"/>
              <w:divBdr>
                <w:top w:val="none" w:sz="0" w:space="0" w:color="auto"/>
                <w:left w:val="none" w:sz="0" w:space="0" w:color="auto"/>
                <w:bottom w:val="none" w:sz="0" w:space="0" w:color="auto"/>
                <w:right w:val="none" w:sz="0" w:space="0" w:color="auto"/>
              </w:divBdr>
            </w:div>
            <w:div w:id="610861792">
              <w:marLeft w:val="0"/>
              <w:marRight w:val="0"/>
              <w:marTop w:val="0"/>
              <w:marBottom w:val="0"/>
              <w:divBdr>
                <w:top w:val="none" w:sz="0" w:space="0" w:color="auto"/>
                <w:left w:val="none" w:sz="0" w:space="0" w:color="auto"/>
                <w:bottom w:val="none" w:sz="0" w:space="0" w:color="auto"/>
                <w:right w:val="none" w:sz="0" w:space="0" w:color="auto"/>
              </w:divBdr>
            </w:div>
            <w:div w:id="1296064640">
              <w:marLeft w:val="0"/>
              <w:marRight w:val="0"/>
              <w:marTop w:val="0"/>
              <w:marBottom w:val="0"/>
              <w:divBdr>
                <w:top w:val="none" w:sz="0" w:space="0" w:color="auto"/>
                <w:left w:val="none" w:sz="0" w:space="0" w:color="auto"/>
                <w:bottom w:val="none" w:sz="0" w:space="0" w:color="auto"/>
                <w:right w:val="none" w:sz="0" w:space="0" w:color="auto"/>
              </w:divBdr>
            </w:div>
            <w:div w:id="703019529">
              <w:marLeft w:val="0"/>
              <w:marRight w:val="0"/>
              <w:marTop w:val="0"/>
              <w:marBottom w:val="0"/>
              <w:divBdr>
                <w:top w:val="none" w:sz="0" w:space="0" w:color="auto"/>
                <w:left w:val="none" w:sz="0" w:space="0" w:color="auto"/>
                <w:bottom w:val="none" w:sz="0" w:space="0" w:color="auto"/>
                <w:right w:val="none" w:sz="0" w:space="0" w:color="auto"/>
              </w:divBdr>
            </w:div>
            <w:div w:id="193271269">
              <w:marLeft w:val="0"/>
              <w:marRight w:val="0"/>
              <w:marTop w:val="0"/>
              <w:marBottom w:val="0"/>
              <w:divBdr>
                <w:top w:val="none" w:sz="0" w:space="0" w:color="auto"/>
                <w:left w:val="none" w:sz="0" w:space="0" w:color="auto"/>
                <w:bottom w:val="none" w:sz="0" w:space="0" w:color="auto"/>
                <w:right w:val="none" w:sz="0" w:space="0" w:color="auto"/>
              </w:divBdr>
            </w:div>
            <w:div w:id="2099012838">
              <w:marLeft w:val="0"/>
              <w:marRight w:val="0"/>
              <w:marTop w:val="0"/>
              <w:marBottom w:val="0"/>
              <w:divBdr>
                <w:top w:val="none" w:sz="0" w:space="0" w:color="auto"/>
                <w:left w:val="none" w:sz="0" w:space="0" w:color="auto"/>
                <w:bottom w:val="none" w:sz="0" w:space="0" w:color="auto"/>
                <w:right w:val="none" w:sz="0" w:space="0" w:color="auto"/>
              </w:divBdr>
            </w:div>
            <w:div w:id="2042168847">
              <w:marLeft w:val="0"/>
              <w:marRight w:val="0"/>
              <w:marTop w:val="0"/>
              <w:marBottom w:val="0"/>
              <w:divBdr>
                <w:top w:val="none" w:sz="0" w:space="0" w:color="auto"/>
                <w:left w:val="none" w:sz="0" w:space="0" w:color="auto"/>
                <w:bottom w:val="none" w:sz="0" w:space="0" w:color="auto"/>
                <w:right w:val="none" w:sz="0" w:space="0" w:color="auto"/>
              </w:divBdr>
            </w:div>
            <w:div w:id="1714958443">
              <w:marLeft w:val="0"/>
              <w:marRight w:val="0"/>
              <w:marTop w:val="0"/>
              <w:marBottom w:val="0"/>
              <w:divBdr>
                <w:top w:val="none" w:sz="0" w:space="0" w:color="auto"/>
                <w:left w:val="none" w:sz="0" w:space="0" w:color="auto"/>
                <w:bottom w:val="none" w:sz="0" w:space="0" w:color="auto"/>
                <w:right w:val="none" w:sz="0" w:space="0" w:color="auto"/>
              </w:divBdr>
            </w:div>
            <w:div w:id="573659443">
              <w:marLeft w:val="0"/>
              <w:marRight w:val="0"/>
              <w:marTop w:val="0"/>
              <w:marBottom w:val="0"/>
              <w:divBdr>
                <w:top w:val="none" w:sz="0" w:space="0" w:color="auto"/>
                <w:left w:val="none" w:sz="0" w:space="0" w:color="auto"/>
                <w:bottom w:val="none" w:sz="0" w:space="0" w:color="auto"/>
                <w:right w:val="none" w:sz="0" w:space="0" w:color="auto"/>
              </w:divBdr>
            </w:div>
            <w:div w:id="182091137">
              <w:marLeft w:val="0"/>
              <w:marRight w:val="0"/>
              <w:marTop w:val="0"/>
              <w:marBottom w:val="0"/>
              <w:divBdr>
                <w:top w:val="none" w:sz="0" w:space="0" w:color="auto"/>
                <w:left w:val="none" w:sz="0" w:space="0" w:color="auto"/>
                <w:bottom w:val="none" w:sz="0" w:space="0" w:color="auto"/>
                <w:right w:val="none" w:sz="0" w:space="0" w:color="auto"/>
              </w:divBdr>
            </w:div>
            <w:div w:id="2061051254">
              <w:marLeft w:val="0"/>
              <w:marRight w:val="0"/>
              <w:marTop w:val="0"/>
              <w:marBottom w:val="0"/>
              <w:divBdr>
                <w:top w:val="none" w:sz="0" w:space="0" w:color="auto"/>
                <w:left w:val="none" w:sz="0" w:space="0" w:color="auto"/>
                <w:bottom w:val="none" w:sz="0" w:space="0" w:color="auto"/>
                <w:right w:val="none" w:sz="0" w:space="0" w:color="auto"/>
              </w:divBdr>
            </w:div>
            <w:div w:id="873495809">
              <w:marLeft w:val="0"/>
              <w:marRight w:val="0"/>
              <w:marTop w:val="0"/>
              <w:marBottom w:val="0"/>
              <w:divBdr>
                <w:top w:val="none" w:sz="0" w:space="0" w:color="auto"/>
                <w:left w:val="none" w:sz="0" w:space="0" w:color="auto"/>
                <w:bottom w:val="none" w:sz="0" w:space="0" w:color="auto"/>
                <w:right w:val="none" w:sz="0" w:space="0" w:color="auto"/>
              </w:divBdr>
            </w:div>
            <w:div w:id="1289779652">
              <w:marLeft w:val="0"/>
              <w:marRight w:val="0"/>
              <w:marTop w:val="0"/>
              <w:marBottom w:val="0"/>
              <w:divBdr>
                <w:top w:val="none" w:sz="0" w:space="0" w:color="auto"/>
                <w:left w:val="none" w:sz="0" w:space="0" w:color="auto"/>
                <w:bottom w:val="none" w:sz="0" w:space="0" w:color="auto"/>
                <w:right w:val="none" w:sz="0" w:space="0" w:color="auto"/>
              </w:divBdr>
            </w:div>
            <w:div w:id="145442448">
              <w:marLeft w:val="0"/>
              <w:marRight w:val="0"/>
              <w:marTop w:val="0"/>
              <w:marBottom w:val="0"/>
              <w:divBdr>
                <w:top w:val="none" w:sz="0" w:space="0" w:color="auto"/>
                <w:left w:val="none" w:sz="0" w:space="0" w:color="auto"/>
                <w:bottom w:val="none" w:sz="0" w:space="0" w:color="auto"/>
                <w:right w:val="none" w:sz="0" w:space="0" w:color="auto"/>
              </w:divBdr>
            </w:div>
            <w:div w:id="377240992">
              <w:marLeft w:val="0"/>
              <w:marRight w:val="0"/>
              <w:marTop w:val="0"/>
              <w:marBottom w:val="0"/>
              <w:divBdr>
                <w:top w:val="none" w:sz="0" w:space="0" w:color="auto"/>
                <w:left w:val="none" w:sz="0" w:space="0" w:color="auto"/>
                <w:bottom w:val="none" w:sz="0" w:space="0" w:color="auto"/>
                <w:right w:val="none" w:sz="0" w:space="0" w:color="auto"/>
              </w:divBdr>
            </w:div>
            <w:div w:id="1054112083">
              <w:marLeft w:val="0"/>
              <w:marRight w:val="0"/>
              <w:marTop w:val="0"/>
              <w:marBottom w:val="0"/>
              <w:divBdr>
                <w:top w:val="none" w:sz="0" w:space="0" w:color="auto"/>
                <w:left w:val="none" w:sz="0" w:space="0" w:color="auto"/>
                <w:bottom w:val="none" w:sz="0" w:space="0" w:color="auto"/>
                <w:right w:val="none" w:sz="0" w:space="0" w:color="auto"/>
              </w:divBdr>
            </w:div>
            <w:div w:id="569846923">
              <w:marLeft w:val="0"/>
              <w:marRight w:val="0"/>
              <w:marTop w:val="0"/>
              <w:marBottom w:val="0"/>
              <w:divBdr>
                <w:top w:val="none" w:sz="0" w:space="0" w:color="auto"/>
                <w:left w:val="none" w:sz="0" w:space="0" w:color="auto"/>
                <w:bottom w:val="none" w:sz="0" w:space="0" w:color="auto"/>
                <w:right w:val="none" w:sz="0" w:space="0" w:color="auto"/>
              </w:divBdr>
            </w:div>
            <w:div w:id="1937395999">
              <w:marLeft w:val="0"/>
              <w:marRight w:val="0"/>
              <w:marTop w:val="0"/>
              <w:marBottom w:val="0"/>
              <w:divBdr>
                <w:top w:val="none" w:sz="0" w:space="0" w:color="auto"/>
                <w:left w:val="none" w:sz="0" w:space="0" w:color="auto"/>
                <w:bottom w:val="none" w:sz="0" w:space="0" w:color="auto"/>
                <w:right w:val="none" w:sz="0" w:space="0" w:color="auto"/>
              </w:divBdr>
            </w:div>
            <w:div w:id="582570832">
              <w:marLeft w:val="0"/>
              <w:marRight w:val="0"/>
              <w:marTop w:val="0"/>
              <w:marBottom w:val="0"/>
              <w:divBdr>
                <w:top w:val="none" w:sz="0" w:space="0" w:color="auto"/>
                <w:left w:val="none" w:sz="0" w:space="0" w:color="auto"/>
                <w:bottom w:val="none" w:sz="0" w:space="0" w:color="auto"/>
                <w:right w:val="none" w:sz="0" w:space="0" w:color="auto"/>
              </w:divBdr>
            </w:div>
            <w:div w:id="1296330085">
              <w:marLeft w:val="0"/>
              <w:marRight w:val="0"/>
              <w:marTop w:val="0"/>
              <w:marBottom w:val="0"/>
              <w:divBdr>
                <w:top w:val="none" w:sz="0" w:space="0" w:color="auto"/>
                <w:left w:val="none" w:sz="0" w:space="0" w:color="auto"/>
                <w:bottom w:val="none" w:sz="0" w:space="0" w:color="auto"/>
                <w:right w:val="none" w:sz="0" w:space="0" w:color="auto"/>
              </w:divBdr>
            </w:div>
            <w:div w:id="1779176485">
              <w:marLeft w:val="0"/>
              <w:marRight w:val="0"/>
              <w:marTop w:val="0"/>
              <w:marBottom w:val="0"/>
              <w:divBdr>
                <w:top w:val="none" w:sz="0" w:space="0" w:color="auto"/>
                <w:left w:val="none" w:sz="0" w:space="0" w:color="auto"/>
                <w:bottom w:val="none" w:sz="0" w:space="0" w:color="auto"/>
                <w:right w:val="none" w:sz="0" w:space="0" w:color="auto"/>
              </w:divBdr>
            </w:div>
            <w:div w:id="1510947596">
              <w:marLeft w:val="0"/>
              <w:marRight w:val="0"/>
              <w:marTop w:val="0"/>
              <w:marBottom w:val="0"/>
              <w:divBdr>
                <w:top w:val="none" w:sz="0" w:space="0" w:color="auto"/>
                <w:left w:val="none" w:sz="0" w:space="0" w:color="auto"/>
                <w:bottom w:val="none" w:sz="0" w:space="0" w:color="auto"/>
                <w:right w:val="none" w:sz="0" w:space="0" w:color="auto"/>
              </w:divBdr>
            </w:div>
            <w:div w:id="1228302203">
              <w:marLeft w:val="0"/>
              <w:marRight w:val="0"/>
              <w:marTop w:val="0"/>
              <w:marBottom w:val="0"/>
              <w:divBdr>
                <w:top w:val="none" w:sz="0" w:space="0" w:color="auto"/>
                <w:left w:val="none" w:sz="0" w:space="0" w:color="auto"/>
                <w:bottom w:val="none" w:sz="0" w:space="0" w:color="auto"/>
                <w:right w:val="none" w:sz="0" w:space="0" w:color="auto"/>
              </w:divBdr>
            </w:div>
            <w:div w:id="2103143387">
              <w:marLeft w:val="0"/>
              <w:marRight w:val="0"/>
              <w:marTop w:val="0"/>
              <w:marBottom w:val="0"/>
              <w:divBdr>
                <w:top w:val="none" w:sz="0" w:space="0" w:color="auto"/>
                <w:left w:val="none" w:sz="0" w:space="0" w:color="auto"/>
                <w:bottom w:val="none" w:sz="0" w:space="0" w:color="auto"/>
                <w:right w:val="none" w:sz="0" w:space="0" w:color="auto"/>
              </w:divBdr>
            </w:div>
            <w:div w:id="1669555057">
              <w:marLeft w:val="0"/>
              <w:marRight w:val="0"/>
              <w:marTop w:val="0"/>
              <w:marBottom w:val="0"/>
              <w:divBdr>
                <w:top w:val="none" w:sz="0" w:space="0" w:color="auto"/>
                <w:left w:val="none" w:sz="0" w:space="0" w:color="auto"/>
                <w:bottom w:val="none" w:sz="0" w:space="0" w:color="auto"/>
                <w:right w:val="none" w:sz="0" w:space="0" w:color="auto"/>
              </w:divBdr>
            </w:div>
            <w:div w:id="81033252">
              <w:marLeft w:val="0"/>
              <w:marRight w:val="0"/>
              <w:marTop w:val="0"/>
              <w:marBottom w:val="0"/>
              <w:divBdr>
                <w:top w:val="none" w:sz="0" w:space="0" w:color="auto"/>
                <w:left w:val="none" w:sz="0" w:space="0" w:color="auto"/>
                <w:bottom w:val="none" w:sz="0" w:space="0" w:color="auto"/>
                <w:right w:val="none" w:sz="0" w:space="0" w:color="auto"/>
              </w:divBdr>
            </w:div>
            <w:div w:id="736434906">
              <w:marLeft w:val="0"/>
              <w:marRight w:val="0"/>
              <w:marTop w:val="0"/>
              <w:marBottom w:val="0"/>
              <w:divBdr>
                <w:top w:val="none" w:sz="0" w:space="0" w:color="auto"/>
                <w:left w:val="none" w:sz="0" w:space="0" w:color="auto"/>
                <w:bottom w:val="none" w:sz="0" w:space="0" w:color="auto"/>
                <w:right w:val="none" w:sz="0" w:space="0" w:color="auto"/>
              </w:divBdr>
            </w:div>
            <w:div w:id="460539318">
              <w:marLeft w:val="0"/>
              <w:marRight w:val="0"/>
              <w:marTop w:val="0"/>
              <w:marBottom w:val="0"/>
              <w:divBdr>
                <w:top w:val="none" w:sz="0" w:space="0" w:color="auto"/>
                <w:left w:val="none" w:sz="0" w:space="0" w:color="auto"/>
                <w:bottom w:val="none" w:sz="0" w:space="0" w:color="auto"/>
                <w:right w:val="none" w:sz="0" w:space="0" w:color="auto"/>
              </w:divBdr>
            </w:div>
            <w:div w:id="1813013931">
              <w:marLeft w:val="0"/>
              <w:marRight w:val="0"/>
              <w:marTop w:val="0"/>
              <w:marBottom w:val="0"/>
              <w:divBdr>
                <w:top w:val="none" w:sz="0" w:space="0" w:color="auto"/>
                <w:left w:val="none" w:sz="0" w:space="0" w:color="auto"/>
                <w:bottom w:val="none" w:sz="0" w:space="0" w:color="auto"/>
                <w:right w:val="none" w:sz="0" w:space="0" w:color="auto"/>
              </w:divBdr>
            </w:div>
            <w:div w:id="1739285080">
              <w:marLeft w:val="0"/>
              <w:marRight w:val="0"/>
              <w:marTop w:val="0"/>
              <w:marBottom w:val="0"/>
              <w:divBdr>
                <w:top w:val="none" w:sz="0" w:space="0" w:color="auto"/>
                <w:left w:val="none" w:sz="0" w:space="0" w:color="auto"/>
                <w:bottom w:val="none" w:sz="0" w:space="0" w:color="auto"/>
                <w:right w:val="none" w:sz="0" w:space="0" w:color="auto"/>
              </w:divBdr>
            </w:div>
            <w:div w:id="1680810536">
              <w:marLeft w:val="0"/>
              <w:marRight w:val="0"/>
              <w:marTop w:val="0"/>
              <w:marBottom w:val="0"/>
              <w:divBdr>
                <w:top w:val="none" w:sz="0" w:space="0" w:color="auto"/>
                <w:left w:val="none" w:sz="0" w:space="0" w:color="auto"/>
                <w:bottom w:val="none" w:sz="0" w:space="0" w:color="auto"/>
                <w:right w:val="none" w:sz="0" w:space="0" w:color="auto"/>
              </w:divBdr>
            </w:div>
            <w:div w:id="1890722455">
              <w:marLeft w:val="0"/>
              <w:marRight w:val="0"/>
              <w:marTop w:val="0"/>
              <w:marBottom w:val="0"/>
              <w:divBdr>
                <w:top w:val="none" w:sz="0" w:space="0" w:color="auto"/>
                <w:left w:val="none" w:sz="0" w:space="0" w:color="auto"/>
                <w:bottom w:val="none" w:sz="0" w:space="0" w:color="auto"/>
                <w:right w:val="none" w:sz="0" w:space="0" w:color="auto"/>
              </w:divBdr>
            </w:div>
            <w:div w:id="170878095">
              <w:marLeft w:val="0"/>
              <w:marRight w:val="0"/>
              <w:marTop w:val="0"/>
              <w:marBottom w:val="0"/>
              <w:divBdr>
                <w:top w:val="none" w:sz="0" w:space="0" w:color="auto"/>
                <w:left w:val="none" w:sz="0" w:space="0" w:color="auto"/>
                <w:bottom w:val="none" w:sz="0" w:space="0" w:color="auto"/>
                <w:right w:val="none" w:sz="0" w:space="0" w:color="auto"/>
              </w:divBdr>
            </w:div>
            <w:div w:id="1589541110">
              <w:marLeft w:val="0"/>
              <w:marRight w:val="0"/>
              <w:marTop w:val="0"/>
              <w:marBottom w:val="0"/>
              <w:divBdr>
                <w:top w:val="none" w:sz="0" w:space="0" w:color="auto"/>
                <w:left w:val="none" w:sz="0" w:space="0" w:color="auto"/>
                <w:bottom w:val="none" w:sz="0" w:space="0" w:color="auto"/>
                <w:right w:val="none" w:sz="0" w:space="0" w:color="auto"/>
              </w:divBdr>
            </w:div>
            <w:div w:id="751393047">
              <w:marLeft w:val="0"/>
              <w:marRight w:val="0"/>
              <w:marTop w:val="0"/>
              <w:marBottom w:val="0"/>
              <w:divBdr>
                <w:top w:val="none" w:sz="0" w:space="0" w:color="auto"/>
                <w:left w:val="none" w:sz="0" w:space="0" w:color="auto"/>
                <w:bottom w:val="none" w:sz="0" w:space="0" w:color="auto"/>
                <w:right w:val="none" w:sz="0" w:space="0" w:color="auto"/>
              </w:divBdr>
            </w:div>
            <w:div w:id="1882325151">
              <w:marLeft w:val="0"/>
              <w:marRight w:val="0"/>
              <w:marTop w:val="0"/>
              <w:marBottom w:val="0"/>
              <w:divBdr>
                <w:top w:val="none" w:sz="0" w:space="0" w:color="auto"/>
                <w:left w:val="none" w:sz="0" w:space="0" w:color="auto"/>
                <w:bottom w:val="none" w:sz="0" w:space="0" w:color="auto"/>
                <w:right w:val="none" w:sz="0" w:space="0" w:color="auto"/>
              </w:divBdr>
            </w:div>
            <w:div w:id="1847279236">
              <w:marLeft w:val="0"/>
              <w:marRight w:val="0"/>
              <w:marTop w:val="0"/>
              <w:marBottom w:val="0"/>
              <w:divBdr>
                <w:top w:val="none" w:sz="0" w:space="0" w:color="auto"/>
                <w:left w:val="none" w:sz="0" w:space="0" w:color="auto"/>
                <w:bottom w:val="none" w:sz="0" w:space="0" w:color="auto"/>
                <w:right w:val="none" w:sz="0" w:space="0" w:color="auto"/>
              </w:divBdr>
            </w:div>
            <w:div w:id="1603217922">
              <w:marLeft w:val="0"/>
              <w:marRight w:val="0"/>
              <w:marTop w:val="0"/>
              <w:marBottom w:val="0"/>
              <w:divBdr>
                <w:top w:val="none" w:sz="0" w:space="0" w:color="auto"/>
                <w:left w:val="none" w:sz="0" w:space="0" w:color="auto"/>
                <w:bottom w:val="none" w:sz="0" w:space="0" w:color="auto"/>
                <w:right w:val="none" w:sz="0" w:space="0" w:color="auto"/>
              </w:divBdr>
            </w:div>
            <w:div w:id="359477407">
              <w:marLeft w:val="0"/>
              <w:marRight w:val="0"/>
              <w:marTop w:val="0"/>
              <w:marBottom w:val="0"/>
              <w:divBdr>
                <w:top w:val="none" w:sz="0" w:space="0" w:color="auto"/>
                <w:left w:val="none" w:sz="0" w:space="0" w:color="auto"/>
                <w:bottom w:val="none" w:sz="0" w:space="0" w:color="auto"/>
                <w:right w:val="none" w:sz="0" w:space="0" w:color="auto"/>
              </w:divBdr>
            </w:div>
            <w:div w:id="1690370965">
              <w:marLeft w:val="0"/>
              <w:marRight w:val="0"/>
              <w:marTop w:val="0"/>
              <w:marBottom w:val="0"/>
              <w:divBdr>
                <w:top w:val="none" w:sz="0" w:space="0" w:color="auto"/>
                <w:left w:val="none" w:sz="0" w:space="0" w:color="auto"/>
                <w:bottom w:val="none" w:sz="0" w:space="0" w:color="auto"/>
                <w:right w:val="none" w:sz="0" w:space="0" w:color="auto"/>
              </w:divBdr>
            </w:div>
            <w:div w:id="2125928534">
              <w:marLeft w:val="0"/>
              <w:marRight w:val="0"/>
              <w:marTop w:val="0"/>
              <w:marBottom w:val="0"/>
              <w:divBdr>
                <w:top w:val="none" w:sz="0" w:space="0" w:color="auto"/>
                <w:left w:val="none" w:sz="0" w:space="0" w:color="auto"/>
                <w:bottom w:val="none" w:sz="0" w:space="0" w:color="auto"/>
                <w:right w:val="none" w:sz="0" w:space="0" w:color="auto"/>
              </w:divBdr>
            </w:div>
            <w:div w:id="669142385">
              <w:marLeft w:val="0"/>
              <w:marRight w:val="0"/>
              <w:marTop w:val="0"/>
              <w:marBottom w:val="0"/>
              <w:divBdr>
                <w:top w:val="none" w:sz="0" w:space="0" w:color="auto"/>
                <w:left w:val="none" w:sz="0" w:space="0" w:color="auto"/>
                <w:bottom w:val="none" w:sz="0" w:space="0" w:color="auto"/>
                <w:right w:val="none" w:sz="0" w:space="0" w:color="auto"/>
              </w:divBdr>
            </w:div>
            <w:div w:id="342896366">
              <w:marLeft w:val="0"/>
              <w:marRight w:val="0"/>
              <w:marTop w:val="0"/>
              <w:marBottom w:val="0"/>
              <w:divBdr>
                <w:top w:val="none" w:sz="0" w:space="0" w:color="auto"/>
                <w:left w:val="none" w:sz="0" w:space="0" w:color="auto"/>
                <w:bottom w:val="none" w:sz="0" w:space="0" w:color="auto"/>
                <w:right w:val="none" w:sz="0" w:space="0" w:color="auto"/>
              </w:divBdr>
            </w:div>
            <w:div w:id="1796756171">
              <w:marLeft w:val="0"/>
              <w:marRight w:val="0"/>
              <w:marTop w:val="0"/>
              <w:marBottom w:val="0"/>
              <w:divBdr>
                <w:top w:val="none" w:sz="0" w:space="0" w:color="auto"/>
                <w:left w:val="none" w:sz="0" w:space="0" w:color="auto"/>
                <w:bottom w:val="none" w:sz="0" w:space="0" w:color="auto"/>
                <w:right w:val="none" w:sz="0" w:space="0" w:color="auto"/>
              </w:divBdr>
            </w:div>
            <w:div w:id="1413890959">
              <w:marLeft w:val="0"/>
              <w:marRight w:val="0"/>
              <w:marTop w:val="0"/>
              <w:marBottom w:val="0"/>
              <w:divBdr>
                <w:top w:val="none" w:sz="0" w:space="0" w:color="auto"/>
                <w:left w:val="none" w:sz="0" w:space="0" w:color="auto"/>
                <w:bottom w:val="none" w:sz="0" w:space="0" w:color="auto"/>
                <w:right w:val="none" w:sz="0" w:space="0" w:color="auto"/>
              </w:divBdr>
            </w:div>
            <w:div w:id="1751390474">
              <w:marLeft w:val="0"/>
              <w:marRight w:val="0"/>
              <w:marTop w:val="0"/>
              <w:marBottom w:val="0"/>
              <w:divBdr>
                <w:top w:val="none" w:sz="0" w:space="0" w:color="auto"/>
                <w:left w:val="none" w:sz="0" w:space="0" w:color="auto"/>
                <w:bottom w:val="none" w:sz="0" w:space="0" w:color="auto"/>
                <w:right w:val="none" w:sz="0" w:space="0" w:color="auto"/>
              </w:divBdr>
            </w:div>
            <w:div w:id="69110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350318">
      <w:bodyDiv w:val="1"/>
      <w:marLeft w:val="0"/>
      <w:marRight w:val="0"/>
      <w:marTop w:val="0"/>
      <w:marBottom w:val="0"/>
      <w:divBdr>
        <w:top w:val="none" w:sz="0" w:space="0" w:color="auto"/>
        <w:left w:val="none" w:sz="0" w:space="0" w:color="auto"/>
        <w:bottom w:val="none" w:sz="0" w:space="0" w:color="auto"/>
        <w:right w:val="none" w:sz="0" w:space="0" w:color="auto"/>
      </w:divBdr>
      <w:divsChild>
        <w:div w:id="1273054754">
          <w:marLeft w:val="0"/>
          <w:marRight w:val="0"/>
          <w:marTop w:val="0"/>
          <w:marBottom w:val="0"/>
          <w:divBdr>
            <w:top w:val="none" w:sz="0" w:space="0" w:color="auto"/>
            <w:left w:val="none" w:sz="0" w:space="0" w:color="auto"/>
            <w:bottom w:val="none" w:sz="0" w:space="0" w:color="auto"/>
            <w:right w:val="none" w:sz="0" w:space="0" w:color="auto"/>
          </w:divBdr>
          <w:divsChild>
            <w:div w:id="1431315312">
              <w:marLeft w:val="0"/>
              <w:marRight w:val="0"/>
              <w:marTop w:val="0"/>
              <w:marBottom w:val="0"/>
              <w:divBdr>
                <w:top w:val="none" w:sz="0" w:space="0" w:color="auto"/>
                <w:left w:val="none" w:sz="0" w:space="0" w:color="auto"/>
                <w:bottom w:val="none" w:sz="0" w:space="0" w:color="auto"/>
                <w:right w:val="none" w:sz="0" w:space="0" w:color="auto"/>
              </w:divBdr>
            </w:div>
            <w:div w:id="280115826">
              <w:marLeft w:val="0"/>
              <w:marRight w:val="0"/>
              <w:marTop w:val="0"/>
              <w:marBottom w:val="0"/>
              <w:divBdr>
                <w:top w:val="none" w:sz="0" w:space="0" w:color="auto"/>
                <w:left w:val="none" w:sz="0" w:space="0" w:color="auto"/>
                <w:bottom w:val="none" w:sz="0" w:space="0" w:color="auto"/>
                <w:right w:val="none" w:sz="0" w:space="0" w:color="auto"/>
              </w:divBdr>
            </w:div>
            <w:div w:id="1249732000">
              <w:marLeft w:val="0"/>
              <w:marRight w:val="0"/>
              <w:marTop w:val="0"/>
              <w:marBottom w:val="0"/>
              <w:divBdr>
                <w:top w:val="none" w:sz="0" w:space="0" w:color="auto"/>
                <w:left w:val="none" w:sz="0" w:space="0" w:color="auto"/>
                <w:bottom w:val="none" w:sz="0" w:space="0" w:color="auto"/>
                <w:right w:val="none" w:sz="0" w:space="0" w:color="auto"/>
              </w:divBdr>
            </w:div>
            <w:div w:id="1667391977">
              <w:marLeft w:val="0"/>
              <w:marRight w:val="0"/>
              <w:marTop w:val="0"/>
              <w:marBottom w:val="0"/>
              <w:divBdr>
                <w:top w:val="none" w:sz="0" w:space="0" w:color="auto"/>
                <w:left w:val="none" w:sz="0" w:space="0" w:color="auto"/>
                <w:bottom w:val="none" w:sz="0" w:space="0" w:color="auto"/>
                <w:right w:val="none" w:sz="0" w:space="0" w:color="auto"/>
              </w:divBdr>
            </w:div>
            <w:div w:id="1131551984">
              <w:marLeft w:val="0"/>
              <w:marRight w:val="0"/>
              <w:marTop w:val="0"/>
              <w:marBottom w:val="0"/>
              <w:divBdr>
                <w:top w:val="none" w:sz="0" w:space="0" w:color="auto"/>
                <w:left w:val="none" w:sz="0" w:space="0" w:color="auto"/>
                <w:bottom w:val="none" w:sz="0" w:space="0" w:color="auto"/>
                <w:right w:val="none" w:sz="0" w:space="0" w:color="auto"/>
              </w:divBdr>
            </w:div>
            <w:div w:id="112827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07647">
      <w:bodyDiv w:val="1"/>
      <w:marLeft w:val="0"/>
      <w:marRight w:val="0"/>
      <w:marTop w:val="0"/>
      <w:marBottom w:val="0"/>
      <w:divBdr>
        <w:top w:val="none" w:sz="0" w:space="0" w:color="auto"/>
        <w:left w:val="none" w:sz="0" w:space="0" w:color="auto"/>
        <w:bottom w:val="none" w:sz="0" w:space="0" w:color="auto"/>
        <w:right w:val="none" w:sz="0" w:space="0" w:color="auto"/>
      </w:divBdr>
    </w:div>
    <w:div w:id="503981433">
      <w:bodyDiv w:val="1"/>
      <w:marLeft w:val="0"/>
      <w:marRight w:val="0"/>
      <w:marTop w:val="0"/>
      <w:marBottom w:val="0"/>
      <w:divBdr>
        <w:top w:val="none" w:sz="0" w:space="0" w:color="auto"/>
        <w:left w:val="none" w:sz="0" w:space="0" w:color="auto"/>
        <w:bottom w:val="none" w:sz="0" w:space="0" w:color="auto"/>
        <w:right w:val="none" w:sz="0" w:space="0" w:color="auto"/>
      </w:divBdr>
      <w:divsChild>
        <w:div w:id="469245928">
          <w:marLeft w:val="0"/>
          <w:marRight w:val="0"/>
          <w:marTop w:val="0"/>
          <w:marBottom w:val="0"/>
          <w:divBdr>
            <w:top w:val="none" w:sz="0" w:space="0" w:color="auto"/>
            <w:left w:val="none" w:sz="0" w:space="0" w:color="auto"/>
            <w:bottom w:val="none" w:sz="0" w:space="0" w:color="auto"/>
            <w:right w:val="none" w:sz="0" w:space="0" w:color="auto"/>
          </w:divBdr>
          <w:divsChild>
            <w:div w:id="1369800571">
              <w:marLeft w:val="0"/>
              <w:marRight w:val="0"/>
              <w:marTop w:val="0"/>
              <w:marBottom w:val="0"/>
              <w:divBdr>
                <w:top w:val="none" w:sz="0" w:space="0" w:color="auto"/>
                <w:left w:val="none" w:sz="0" w:space="0" w:color="auto"/>
                <w:bottom w:val="none" w:sz="0" w:space="0" w:color="auto"/>
                <w:right w:val="none" w:sz="0" w:space="0" w:color="auto"/>
              </w:divBdr>
            </w:div>
            <w:div w:id="1361125067">
              <w:marLeft w:val="0"/>
              <w:marRight w:val="0"/>
              <w:marTop w:val="0"/>
              <w:marBottom w:val="0"/>
              <w:divBdr>
                <w:top w:val="none" w:sz="0" w:space="0" w:color="auto"/>
                <w:left w:val="none" w:sz="0" w:space="0" w:color="auto"/>
                <w:bottom w:val="none" w:sz="0" w:space="0" w:color="auto"/>
                <w:right w:val="none" w:sz="0" w:space="0" w:color="auto"/>
              </w:divBdr>
            </w:div>
            <w:div w:id="1735932352">
              <w:marLeft w:val="0"/>
              <w:marRight w:val="0"/>
              <w:marTop w:val="0"/>
              <w:marBottom w:val="0"/>
              <w:divBdr>
                <w:top w:val="none" w:sz="0" w:space="0" w:color="auto"/>
                <w:left w:val="none" w:sz="0" w:space="0" w:color="auto"/>
                <w:bottom w:val="none" w:sz="0" w:space="0" w:color="auto"/>
                <w:right w:val="none" w:sz="0" w:space="0" w:color="auto"/>
              </w:divBdr>
            </w:div>
            <w:div w:id="25522701">
              <w:marLeft w:val="0"/>
              <w:marRight w:val="0"/>
              <w:marTop w:val="0"/>
              <w:marBottom w:val="0"/>
              <w:divBdr>
                <w:top w:val="none" w:sz="0" w:space="0" w:color="auto"/>
                <w:left w:val="none" w:sz="0" w:space="0" w:color="auto"/>
                <w:bottom w:val="none" w:sz="0" w:space="0" w:color="auto"/>
                <w:right w:val="none" w:sz="0" w:space="0" w:color="auto"/>
              </w:divBdr>
            </w:div>
            <w:div w:id="74283863">
              <w:marLeft w:val="0"/>
              <w:marRight w:val="0"/>
              <w:marTop w:val="0"/>
              <w:marBottom w:val="0"/>
              <w:divBdr>
                <w:top w:val="none" w:sz="0" w:space="0" w:color="auto"/>
                <w:left w:val="none" w:sz="0" w:space="0" w:color="auto"/>
                <w:bottom w:val="none" w:sz="0" w:space="0" w:color="auto"/>
                <w:right w:val="none" w:sz="0" w:space="0" w:color="auto"/>
              </w:divBdr>
            </w:div>
            <w:div w:id="1894582342">
              <w:marLeft w:val="0"/>
              <w:marRight w:val="0"/>
              <w:marTop w:val="0"/>
              <w:marBottom w:val="0"/>
              <w:divBdr>
                <w:top w:val="none" w:sz="0" w:space="0" w:color="auto"/>
                <w:left w:val="none" w:sz="0" w:space="0" w:color="auto"/>
                <w:bottom w:val="none" w:sz="0" w:space="0" w:color="auto"/>
                <w:right w:val="none" w:sz="0" w:space="0" w:color="auto"/>
              </w:divBdr>
            </w:div>
            <w:div w:id="1695686851">
              <w:marLeft w:val="0"/>
              <w:marRight w:val="0"/>
              <w:marTop w:val="0"/>
              <w:marBottom w:val="0"/>
              <w:divBdr>
                <w:top w:val="none" w:sz="0" w:space="0" w:color="auto"/>
                <w:left w:val="none" w:sz="0" w:space="0" w:color="auto"/>
                <w:bottom w:val="none" w:sz="0" w:space="0" w:color="auto"/>
                <w:right w:val="none" w:sz="0" w:space="0" w:color="auto"/>
              </w:divBdr>
            </w:div>
            <w:div w:id="1870020761">
              <w:marLeft w:val="0"/>
              <w:marRight w:val="0"/>
              <w:marTop w:val="0"/>
              <w:marBottom w:val="0"/>
              <w:divBdr>
                <w:top w:val="none" w:sz="0" w:space="0" w:color="auto"/>
                <w:left w:val="none" w:sz="0" w:space="0" w:color="auto"/>
                <w:bottom w:val="none" w:sz="0" w:space="0" w:color="auto"/>
                <w:right w:val="none" w:sz="0" w:space="0" w:color="auto"/>
              </w:divBdr>
            </w:div>
            <w:div w:id="920141742">
              <w:marLeft w:val="0"/>
              <w:marRight w:val="0"/>
              <w:marTop w:val="0"/>
              <w:marBottom w:val="0"/>
              <w:divBdr>
                <w:top w:val="none" w:sz="0" w:space="0" w:color="auto"/>
                <w:left w:val="none" w:sz="0" w:space="0" w:color="auto"/>
                <w:bottom w:val="none" w:sz="0" w:space="0" w:color="auto"/>
                <w:right w:val="none" w:sz="0" w:space="0" w:color="auto"/>
              </w:divBdr>
            </w:div>
            <w:div w:id="282344334">
              <w:marLeft w:val="0"/>
              <w:marRight w:val="0"/>
              <w:marTop w:val="0"/>
              <w:marBottom w:val="0"/>
              <w:divBdr>
                <w:top w:val="none" w:sz="0" w:space="0" w:color="auto"/>
                <w:left w:val="none" w:sz="0" w:space="0" w:color="auto"/>
                <w:bottom w:val="none" w:sz="0" w:space="0" w:color="auto"/>
                <w:right w:val="none" w:sz="0" w:space="0" w:color="auto"/>
              </w:divBdr>
            </w:div>
            <w:div w:id="1647274491">
              <w:marLeft w:val="0"/>
              <w:marRight w:val="0"/>
              <w:marTop w:val="0"/>
              <w:marBottom w:val="0"/>
              <w:divBdr>
                <w:top w:val="none" w:sz="0" w:space="0" w:color="auto"/>
                <w:left w:val="none" w:sz="0" w:space="0" w:color="auto"/>
                <w:bottom w:val="none" w:sz="0" w:space="0" w:color="auto"/>
                <w:right w:val="none" w:sz="0" w:space="0" w:color="auto"/>
              </w:divBdr>
            </w:div>
            <w:div w:id="1508591596">
              <w:marLeft w:val="0"/>
              <w:marRight w:val="0"/>
              <w:marTop w:val="0"/>
              <w:marBottom w:val="0"/>
              <w:divBdr>
                <w:top w:val="none" w:sz="0" w:space="0" w:color="auto"/>
                <w:left w:val="none" w:sz="0" w:space="0" w:color="auto"/>
                <w:bottom w:val="none" w:sz="0" w:space="0" w:color="auto"/>
                <w:right w:val="none" w:sz="0" w:space="0" w:color="auto"/>
              </w:divBdr>
            </w:div>
            <w:div w:id="989670932">
              <w:marLeft w:val="0"/>
              <w:marRight w:val="0"/>
              <w:marTop w:val="0"/>
              <w:marBottom w:val="0"/>
              <w:divBdr>
                <w:top w:val="none" w:sz="0" w:space="0" w:color="auto"/>
                <w:left w:val="none" w:sz="0" w:space="0" w:color="auto"/>
                <w:bottom w:val="none" w:sz="0" w:space="0" w:color="auto"/>
                <w:right w:val="none" w:sz="0" w:space="0" w:color="auto"/>
              </w:divBdr>
            </w:div>
            <w:div w:id="1034884613">
              <w:marLeft w:val="0"/>
              <w:marRight w:val="0"/>
              <w:marTop w:val="0"/>
              <w:marBottom w:val="0"/>
              <w:divBdr>
                <w:top w:val="none" w:sz="0" w:space="0" w:color="auto"/>
                <w:left w:val="none" w:sz="0" w:space="0" w:color="auto"/>
                <w:bottom w:val="none" w:sz="0" w:space="0" w:color="auto"/>
                <w:right w:val="none" w:sz="0" w:space="0" w:color="auto"/>
              </w:divBdr>
            </w:div>
            <w:div w:id="1016620212">
              <w:marLeft w:val="0"/>
              <w:marRight w:val="0"/>
              <w:marTop w:val="0"/>
              <w:marBottom w:val="0"/>
              <w:divBdr>
                <w:top w:val="none" w:sz="0" w:space="0" w:color="auto"/>
                <w:left w:val="none" w:sz="0" w:space="0" w:color="auto"/>
                <w:bottom w:val="none" w:sz="0" w:space="0" w:color="auto"/>
                <w:right w:val="none" w:sz="0" w:space="0" w:color="auto"/>
              </w:divBdr>
            </w:div>
            <w:div w:id="2021154672">
              <w:marLeft w:val="0"/>
              <w:marRight w:val="0"/>
              <w:marTop w:val="0"/>
              <w:marBottom w:val="0"/>
              <w:divBdr>
                <w:top w:val="none" w:sz="0" w:space="0" w:color="auto"/>
                <w:left w:val="none" w:sz="0" w:space="0" w:color="auto"/>
                <w:bottom w:val="none" w:sz="0" w:space="0" w:color="auto"/>
                <w:right w:val="none" w:sz="0" w:space="0" w:color="auto"/>
              </w:divBdr>
            </w:div>
            <w:div w:id="1664968113">
              <w:marLeft w:val="0"/>
              <w:marRight w:val="0"/>
              <w:marTop w:val="0"/>
              <w:marBottom w:val="0"/>
              <w:divBdr>
                <w:top w:val="none" w:sz="0" w:space="0" w:color="auto"/>
                <w:left w:val="none" w:sz="0" w:space="0" w:color="auto"/>
                <w:bottom w:val="none" w:sz="0" w:space="0" w:color="auto"/>
                <w:right w:val="none" w:sz="0" w:space="0" w:color="auto"/>
              </w:divBdr>
            </w:div>
            <w:div w:id="1361317006">
              <w:marLeft w:val="0"/>
              <w:marRight w:val="0"/>
              <w:marTop w:val="0"/>
              <w:marBottom w:val="0"/>
              <w:divBdr>
                <w:top w:val="none" w:sz="0" w:space="0" w:color="auto"/>
                <w:left w:val="none" w:sz="0" w:space="0" w:color="auto"/>
                <w:bottom w:val="none" w:sz="0" w:space="0" w:color="auto"/>
                <w:right w:val="none" w:sz="0" w:space="0" w:color="auto"/>
              </w:divBdr>
            </w:div>
            <w:div w:id="1055666762">
              <w:marLeft w:val="0"/>
              <w:marRight w:val="0"/>
              <w:marTop w:val="0"/>
              <w:marBottom w:val="0"/>
              <w:divBdr>
                <w:top w:val="none" w:sz="0" w:space="0" w:color="auto"/>
                <w:left w:val="none" w:sz="0" w:space="0" w:color="auto"/>
                <w:bottom w:val="none" w:sz="0" w:space="0" w:color="auto"/>
                <w:right w:val="none" w:sz="0" w:space="0" w:color="auto"/>
              </w:divBdr>
            </w:div>
            <w:div w:id="1412385352">
              <w:marLeft w:val="0"/>
              <w:marRight w:val="0"/>
              <w:marTop w:val="0"/>
              <w:marBottom w:val="0"/>
              <w:divBdr>
                <w:top w:val="none" w:sz="0" w:space="0" w:color="auto"/>
                <w:left w:val="none" w:sz="0" w:space="0" w:color="auto"/>
                <w:bottom w:val="none" w:sz="0" w:space="0" w:color="auto"/>
                <w:right w:val="none" w:sz="0" w:space="0" w:color="auto"/>
              </w:divBdr>
            </w:div>
            <w:div w:id="1059986072">
              <w:marLeft w:val="0"/>
              <w:marRight w:val="0"/>
              <w:marTop w:val="0"/>
              <w:marBottom w:val="0"/>
              <w:divBdr>
                <w:top w:val="none" w:sz="0" w:space="0" w:color="auto"/>
                <w:left w:val="none" w:sz="0" w:space="0" w:color="auto"/>
                <w:bottom w:val="none" w:sz="0" w:space="0" w:color="auto"/>
                <w:right w:val="none" w:sz="0" w:space="0" w:color="auto"/>
              </w:divBdr>
            </w:div>
            <w:div w:id="1427463460">
              <w:marLeft w:val="0"/>
              <w:marRight w:val="0"/>
              <w:marTop w:val="0"/>
              <w:marBottom w:val="0"/>
              <w:divBdr>
                <w:top w:val="none" w:sz="0" w:space="0" w:color="auto"/>
                <w:left w:val="none" w:sz="0" w:space="0" w:color="auto"/>
                <w:bottom w:val="none" w:sz="0" w:space="0" w:color="auto"/>
                <w:right w:val="none" w:sz="0" w:space="0" w:color="auto"/>
              </w:divBdr>
            </w:div>
            <w:div w:id="1664822063">
              <w:marLeft w:val="0"/>
              <w:marRight w:val="0"/>
              <w:marTop w:val="0"/>
              <w:marBottom w:val="0"/>
              <w:divBdr>
                <w:top w:val="none" w:sz="0" w:space="0" w:color="auto"/>
                <w:left w:val="none" w:sz="0" w:space="0" w:color="auto"/>
                <w:bottom w:val="none" w:sz="0" w:space="0" w:color="auto"/>
                <w:right w:val="none" w:sz="0" w:space="0" w:color="auto"/>
              </w:divBdr>
            </w:div>
            <w:div w:id="1195924322">
              <w:marLeft w:val="0"/>
              <w:marRight w:val="0"/>
              <w:marTop w:val="0"/>
              <w:marBottom w:val="0"/>
              <w:divBdr>
                <w:top w:val="none" w:sz="0" w:space="0" w:color="auto"/>
                <w:left w:val="none" w:sz="0" w:space="0" w:color="auto"/>
                <w:bottom w:val="none" w:sz="0" w:space="0" w:color="auto"/>
                <w:right w:val="none" w:sz="0" w:space="0" w:color="auto"/>
              </w:divBdr>
            </w:div>
            <w:div w:id="1614088631">
              <w:marLeft w:val="0"/>
              <w:marRight w:val="0"/>
              <w:marTop w:val="0"/>
              <w:marBottom w:val="0"/>
              <w:divBdr>
                <w:top w:val="none" w:sz="0" w:space="0" w:color="auto"/>
                <w:left w:val="none" w:sz="0" w:space="0" w:color="auto"/>
                <w:bottom w:val="none" w:sz="0" w:space="0" w:color="auto"/>
                <w:right w:val="none" w:sz="0" w:space="0" w:color="auto"/>
              </w:divBdr>
            </w:div>
            <w:div w:id="1328707169">
              <w:marLeft w:val="0"/>
              <w:marRight w:val="0"/>
              <w:marTop w:val="0"/>
              <w:marBottom w:val="0"/>
              <w:divBdr>
                <w:top w:val="none" w:sz="0" w:space="0" w:color="auto"/>
                <w:left w:val="none" w:sz="0" w:space="0" w:color="auto"/>
                <w:bottom w:val="none" w:sz="0" w:space="0" w:color="auto"/>
                <w:right w:val="none" w:sz="0" w:space="0" w:color="auto"/>
              </w:divBdr>
            </w:div>
            <w:div w:id="255292130">
              <w:marLeft w:val="0"/>
              <w:marRight w:val="0"/>
              <w:marTop w:val="0"/>
              <w:marBottom w:val="0"/>
              <w:divBdr>
                <w:top w:val="none" w:sz="0" w:space="0" w:color="auto"/>
                <w:left w:val="none" w:sz="0" w:space="0" w:color="auto"/>
                <w:bottom w:val="none" w:sz="0" w:space="0" w:color="auto"/>
                <w:right w:val="none" w:sz="0" w:space="0" w:color="auto"/>
              </w:divBdr>
            </w:div>
            <w:div w:id="1693461155">
              <w:marLeft w:val="0"/>
              <w:marRight w:val="0"/>
              <w:marTop w:val="0"/>
              <w:marBottom w:val="0"/>
              <w:divBdr>
                <w:top w:val="none" w:sz="0" w:space="0" w:color="auto"/>
                <w:left w:val="none" w:sz="0" w:space="0" w:color="auto"/>
                <w:bottom w:val="none" w:sz="0" w:space="0" w:color="auto"/>
                <w:right w:val="none" w:sz="0" w:space="0" w:color="auto"/>
              </w:divBdr>
            </w:div>
            <w:div w:id="847793387">
              <w:marLeft w:val="0"/>
              <w:marRight w:val="0"/>
              <w:marTop w:val="0"/>
              <w:marBottom w:val="0"/>
              <w:divBdr>
                <w:top w:val="none" w:sz="0" w:space="0" w:color="auto"/>
                <w:left w:val="none" w:sz="0" w:space="0" w:color="auto"/>
                <w:bottom w:val="none" w:sz="0" w:space="0" w:color="auto"/>
                <w:right w:val="none" w:sz="0" w:space="0" w:color="auto"/>
              </w:divBdr>
            </w:div>
            <w:div w:id="1952278089">
              <w:marLeft w:val="0"/>
              <w:marRight w:val="0"/>
              <w:marTop w:val="0"/>
              <w:marBottom w:val="0"/>
              <w:divBdr>
                <w:top w:val="none" w:sz="0" w:space="0" w:color="auto"/>
                <w:left w:val="none" w:sz="0" w:space="0" w:color="auto"/>
                <w:bottom w:val="none" w:sz="0" w:space="0" w:color="auto"/>
                <w:right w:val="none" w:sz="0" w:space="0" w:color="auto"/>
              </w:divBdr>
            </w:div>
            <w:div w:id="914359948">
              <w:marLeft w:val="0"/>
              <w:marRight w:val="0"/>
              <w:marTop w:val="0"/>
              <w:marBottom w:val="0"/>
              <w:divBdr>
                <w:top w:val="none" w:sz="0" w:space="0" w:color="auto"/>
                <w:left w:val="none" w:sz="0" w:space="0" w:color="auto"/>
                <w:bottom w:val="none" w:sz="0" w:space="0" w:color="auto"/>
                <w:right w:val="none" w:sz="0" w:space="0" w:color="auto"/>
              </w:divBdr>
            </w:div>
            <w:div w:id="1137378052">
              <w:marLeft w:val="0"/>
              <w:marRight w:val="0"/>
              <w:marTop w:val="0"/>
              <w:marBottom w:val="0"/>
              <w:divBdr>
                <w:top w:val="none" w:sz="0" w:space="0" w:color="auto"/>
                <w:left w:val="none" w:sz="0" w:space="0" w:color="auto"/>
                <w:bottom w:val="none" w:sz="0" w:space="0" w:color="auto"/>
                <w:right w:val="none" w:sz="0" w:space="0" w:color="auto"/>
              </w:divBdr>
            </w:div>
            <w:div w:id="1246263172">
              <w:marLeft w:val="0"/>
              <w:marRight w:val="0"/>
              <w:marTop w:val="0"/>
              <w:marBottom w:val="0"/>
              <w:divBdr>
                <w:top w:val="none" w:sz="0" w:space="0" w:color="auto"/>
                <w:left w:val="none" w:sz="0" w:space="0" w:color="auto"/>
                <w:bottom w:val="none" w:sz="0" w:space="0" w:color="auto"/>
                <w:right w:val="none" w:sz="0" w:space="0" w:color="auto"/>
              </w:divBdr>
            </w:div>
            <w:div w:id="938368595">
              <w:marLeft w:val="0"/>
              <w:marRight w:val="0"/>
              <w:marTop w:val="0"/>
              <w:marBottom w:val="0"/>
              <w:divBdr>
                <w:top w:val="none" w:sz="0" w:space="0" w:color="auto"/>
                <w:left w:val="none" w:sz="0" w:space="0" w:color="auto"/>
                <w:bottom w:val="none" w:sz="0" w:space="0" w:color="auto"/>
                <w:right w:val="none" w:sz="0" w:space="0" w:color="auto"/>
              </w:divBdr>
            </w:div>
            <w:div w:id="964236862">
              <w:marLeft w:val="0"/>
              <w:marRight w:val="0"/>
              <w:marTop w:val="0"/>
              <w:marBottom w:val="0"/>
              <w:divBdr>
                <w:top w:val="none" w:sz="0" w:space="0" w:color="auto"/>
                <w:left w:val="none" w:sz="0" w:space="0" w:color="auto"/>
                <w:bottom w:val="none" w:sz="0" w:space="0" w:color="auto"/>
                <w:right w:val="none" w:sz="0" w:space="0" w:color="auto"/>
              </w:divBdr>
            </w:div>
            <w:div w:id="1139998948">
              <w:marLeft w:val="0"/>
              <w:marRight w:val="0"/>
              <w:marTop w:val="0"/>
              <w:marBottom w:val="0"/>
              <w:divBdr>
                <w:top w:val="none" w:sz="0" w:space="0" w:color="auto"/>
                <w:left w:val="none" w:sz="0" w:space="0" w:color="auto"/>
                <w:bottom w:val="none" w:sz="0" w:space="0" w:color="auto"/>
                <w:right w:val="none" w:sz="0" w:space="0" w:color="auto"/>
              </w:divBdr>
            </w:div>
            <w:div w:id="851189189">
              <w:marLeft w:val="0"/>
              <w:marRight w:val="0"/>
              <w:marTop w:val="0"/>
              <w:marBottom w:val="0"/>
              <w:divBdr>
                <w:top w:val="none" w:sz="0" w:space="0" w:color="auto"/>
                <w:left w:val="none" w:sz="0" w:space="0" w:color="auto"/>
                <w:bottom w:val="none" w:sz="0" w:space="0" w:color="auto"/>
                <w:right w:val="none" w:sz="0" w:space="0" w:color="auto"/>
              </w:divBdr>
            </w:div>
            <w:div w:id="275020666">
              <w:marLeft w:val="0"/>
              <w:marRight w:val="0"/>
              <w:marTop w:val="0"/>
              <w:marBottom w:val="0"/>
              <w:divBdr>
                <w:top w:val="none" w:sz="0" w:space="0" w:color="auto"/>
                <w:left w:val="none" w:sz="0" w:space="0" w:color="auto"/>
                <w:bottom w:val="none" w:sz="0" w:space="0" w:color="auto"/>
                <w:right w:val="none" w:sz="0" w:space="0" w:color="auto"/>
              </w:divBdr>
            </w:div>
            <w:div w:id="870604043">
              <w:marLeft w:val="0"/>
              <w:marRight w:val="0"/>
              <w:marTop w:val="0"/>
              <w:marBottom w:val="0"/>
              <w:divBdr>
                <w:top w:val="none" w:sz="0" w:space="0" w:color="auto"/>
                <w:left w:val="none" w:sz="0" w:space="0" w:color="auto"/>
                <w:bottom w:val="none" w:sz="0" w:space="0" w:color="auto"/>
                <w:right w:val="none" w:sz="0" w:space="0" w:color="auto"/>
              </w:divBdr>
            </w:div>
            <w:div w:id="205530401">
              <w:marLeft w:val="0"/>
              <w:marRight w:val="0"/>
              <w:marTop w:val="0"/>
              <w:marBottom w:val="0"/>
              <w:divBdr>
                <w:top w:val="none" w:sz="0" w:space="0" w:color="auto"/>
                <w:left w:val="none" w:sz="0" w:space="0" w:color="auto"/>
                <w:bottom w:val="none" w:sz="0" w:space="0" w:color="auto"/>
                <w:right w:val="none" w:sz="0" w:space="0" w:color="auto"/>
              </w:divBdr>
            </w:div>
            <w:div w:id="2114133228">
              <w:marLeft w:val="0"/>
              <w:marRight w:val="0"/>
              <w:marTop w:val="0"/>
              <w:marBottom w:val="0"/>
              <w:divBdr>
                <w:top w:val="none" w:sz="0" w:space="0" w:color="auto"/>
                <w:left w:val="none" w:sz="0" w:space="0" w:color="auto"/>
                <w:bottom w:val="none" w:sz="0" w:space="0" w:color="auto"/>
                <w:right w:val="none" w:sz="0" w:space="0" w:color="auto"/>
              </w:divBdr>
            </w:div>
            <w:div w:id="646320756">
              <w:marLeft w:val="0"/>
              <w:marRight w:val="0"/>
              <w:marTop w:val="0"/>
              <w:marBottom w:val="0"/>
              <w:divBdr>
                <w:top w:val="none" w:sz="0" w:space="0" w:color="auto"/>
                <w:left w:val="none" w:sz="0" w:space="0" w:color="auto"/>
                <w:bottom w:val="none" w:sz="0" w:space="0" w:color="auto"/>
                <w:right w:val="none" w:sz="0" w:space="0" w:color="auto"/>
              </w:divBdr>
            </w:div>
            <w:div w:id="32268813">
              <w:marLeft w:val="0"/>
              <w:marRight w:val="0"/>
              <w:marTop w:val="0"/>
              <w:marBottom w:val="0"/>
              <w:divBdr>
                <w:top w:val="none" w:sz="0" w:space="0" w:color="auto"/>
                <w:left w:val="none" w:sz="0" w:space="0" w:color="auto"/>
                <w:bottom w:val="none" w:sz="0" w:space="0" w:color="auto"/>
                <w:right w:val="none" w:sz="0" w:space="0" w:color="auto"/>
              </w:divBdr>
            </w:div>
            <w:div w:id="943149699">
              <w:marLeft w:val="0"/>
              <w:marRight w:val="0"/>
              <w:marTop w:val="0"/>
              <w:marBottom w:val="0"/>
              <w:divBdr>
                <w:top w:val="none" w:sz="0" w:space="0" w:color="auto"/>
                <w:left w:val="none" w:sz="0" w:space="0" w:color="auto"/>
                <w:bottom w:val="none" w:sz="0" w:space="0" w:color="auto"/>
                <w:right w:val="none" w:sz="0" w:space="0" w:color="auto"/>
              </w:divBdr>
            </w:div>
            <w:div w:id="260799909">
              <w:marLeft w:val="0"/>
              <w:marRight w:val="0"/>
              <w:marTop w:val="0"/>
              <w:marBottom w:val="0"/>
              <w:divBdr>
                <w:top w:val="none" w:sz="0" w:space="0" w:color="auto"/>
                <w:left w:val="none" w:sz="0" w:space="0" w:color="auto"/>
                <w:bottom w:val="none" w:sz="0" w:space="0" w:color="auto"/>
                <w:right w:val="none" w:sz="0" w:space="0" w:color="auto"/>
              </w:divBdr>
            </w:div>
            <w:div w:id="1345939488">
              <w:marLeft w:val="0"/>
              <w:marRight w:val="0"/>
              <w:marTop w:val="0"/>
              <w:marBottom w:val="0"/>
              <w:divBdr>
                <w:top w:val="none" w:sz="0" w:space="0" w:color="auto"/>
                <w:left w:val="none" w:sz="0" w:space="0" w:color="auto"/>
                <w:bottom w:val="none" w:sz="0" w:space="0" w:color="auto"/>
                <w:right w:val="none" w:sz="0" w:space="0" w:color="auto"/>
              </w:divBdr>
            </w:div>
            <w:div w:id="1105885576">
              <w:marLeft w:val="0"/>
              <w:marRight w:val="0"/>
              <w:marTop w:val="0"/>
              <w:marBottom w:val="0"/>
              <w:divBdr>
                <w:top w:val="none" w:sz="0" w:space="0" w:color="auto"/>
                <w:left w:val="none" w:sz="0" w:space="0" w:color="auto"/>
                <w:bottom w:val="none" w:sz="0" w:space="0" w:color="auto"/>
                <w:right w:val="none" w:sz="0" w:space="0" w:color="auto"/>
              </w:divBdr>
            </w:div>
            <w:div w:id="19228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9276">
      <w:bodyDiv w:val="1"/>
      <w:marLeft w:val="0"/>
      <w:marRight w:val="0"/>
      <w:marTop w:val="0"/>
      <w:marBottom w:val="0"/>
      <w:divBdr>
        <w:top w:val="none" w:sz="0" w:space="0" w:color="auto"/>
        <w:left w:val="none" w:sz="0" w:space="0" w:color="auto"/>
        <w:bottom w:val="none" w:sz="0" w:space="0" w:color="auto"/>
        <w:right w:val="none" w:sz="0" w:space="0" w:color="auto"/>
      </w:divBdr>
      <w:divsChild>
        <w:div w:id="282350101">
          <w:marLeft w:val="0"/>
          <w:marRight w:val="0"/>
          <w:marTop w:val="0"/>
          <w:marBottom w:val="0"/>
          <w:divBdr>
            <w:top w:val="none" w:sz="0" w:space="0" w:color="auto"/>
            <w:left w:val="none" w:sz="0" w:space="0" w:color="auto"/>
            <w:bottom w:val="none" w:sz="0" w:space="0" w:color="auto"/>
            <w:right w:val="none" w:sz="0" w:space="0" w:color="auto"/>
          </w:divBdr>
          <w:divsChild>
            <w:div w:id="356664137">
              <w:marLeft w:val="0"/>
              <w:marRight w:val="0"/>
              <w:marTop w:val="0"/>
              <w:marBottom w:val="0"/>
              <w:divBdr>
                <w:top w:val="none" w:sz="0" w:space="0" w:color="auto"/>
                <w:left w:val="none" w:sz="0" w:space="0" w:color="auto"/>
                <w:bottom w:val="none" w:sz="0" w:space="0" w:color="auto"/>
                <w:right w:val="none" w:sz="0" w:space="0" w:color="auto"/>
              </w:divBdr>
            </w:div>
            <w:div w:id="1745184587">
              <w:marLeft w:val="0"/>
              <w:marRight w:val="0"/>
              <w:marTop w:val="0"/>
              <w:marBottom w:val="0"/>
              <w:divBdr>
                <w:top w:val="none" w:sz="0" w:space="0" w:color="auto"/>
                <w:left w:val="none" w:sz="0" w:space="0" w:color="auto"/>
                <w:bottom w:val="none" w:sz="0" w:space="0" w:color="auto"/>
                <w:right w:val="none" w:sz="0" w:space="0" w:color="auto"/>
              </w:divBdr>
            </w:div>
            <w:div w:id="1544635068">
              <w:marLeft w:val="0"/>
              <w:marRight w:val="0"/>
              <w:marTop w:val="0"/>
              <w:marBottom w:val="0"/>
              <w:divBdr>
                <w:top w:val="none" w:sz="0" w:space="0" w:color="auto"/>
                <w:left w:val="none" w:sz="0" w:space="0" w:color="auto"/>
                <w:bottom w:val="none" w:sz="0" w:space="0" w:color="auto"/>
                <w:right w:val="none" w:sz="0" w:space="0" w:color="auto"/>
              </w:divBdr>
            </w:div>
            <w:div w:id="815874309">
              <w:marLeft w:val="0"/>
              <w:marRight w:val="0"/>
              <w:marTop w:val="0"/>
              <w:marBottom w:val="0"/>
              <w:divBdr>
                <w:top w:val="none" w:sz="0" w:space="0" w:color="auto"/>
                <w:left w:val="none" w:sz="0" w:space="0" w:color="auto"/>
                <w:bottom w:val="none" w:sz="0" w:space="0" w:color="auto"/>
                <w:right w:val="none" w:sz="0" w:space="0" w:color="auto"/>
              </w:divBdr>
            </w:div>
            <w:div w:id="44644092">
              <w:marLeft w:val="0"/>
              <w:marRight w:val="0"/>
              <w:marTop w:val="0"/>
              <w:marBottom w:val="0"/>
              <w:divBdr>
                <w:top w:val="none" w:sz="0" w:space="0" w:color="auto"/>
                <w:left w:val="none" w:sz="0" w:space="0" w:color="auto"/>
                <w:bottom w:val="none" w:sz="0" w:space="0" w:color="auto"/>
                <w:right w:val="none" w:sz="0" w:space="0" w:color="auto"/>
              </w:divBdr>
            </w:div>
            <w:div w:id="4503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64210">
      <w:bodyDiv w:val="1"/>
      <w:marLeft w:val="0"/>
      <w:marRight w:val="0"/>
      <w:marTop w:val="0"/>
      <w:marBottom w:val="0"/>
      <w:divBdr>
        <w:top w:val="none" w:sz="0" w:space="0" w:color="auto"/>
        <w:left w:val="none" w:sz="0" w:space="0" w:color="auto"/>
        <w:bottom w:val="none" w:sz="0" w:space="0" w:color="auto"/>
        <w:right w:val="none" w:sz="0" w:space="0" w:color="auto"/>
      </w:divBdr>
    </w:div>
    <w:div w:id="621421283">
      <w:bodyDiv w:val="1"/>
      <w:marLeft w:val="0"/>
      <w:marRight w:val="0"/>
      <w:marTop w:val="0"/>
      <w:marBottom w:val="0"/>
      <w:divBdr>
        <w:top w:val="none" w:sz="0" w:space="0" w:color="auto"/>
        <w:left w:val="none" w:sz="0" w:space="0" w:color="auto"/>
        <w:bottom w:val="none" w:sz="0" w:space="0" w:color="auto"/>
        <w:right w:val="none" w:sz="0" w:space="0" w:color="auto"/>
      </w:divBdr>
      <w:divsChild>
        <w:div w:id="343213935">
          <w:marLeft w:val="0"/>
          <w:marRight w:val="0"/>
          <w:marTop w:val="0"/>
          <w:marBottom w:val="0"/>
          <w:divBdr>
            <w:top w:val="none" w:sz="0" w:space="0" w:color="auto"/>
            <w:left w:val="none" w:sz="0" w:space="0" w:color="auto"/>
            <w:bottom w:val="none" w:sz="0" w:space="0" w:color="auto"/>
            <w:right w:val="none" w:sz="0" w:space="0" w:color="auto"/>
          </w:divBdr>
          <w:divsChild>
            <w:div w:id="1607886859">
              <w:marLeft w:val="0"/>
              <w:marRight w:val="0"/>
              <w:marTop w:val="0"/>
              <w:marBottom w:val="0"/>
              <w:divBdr>
                <w:top w:val="none" w:sz="0" w:space="0" w:color="auto"/>
                <w:left w:val="none" w:sz="0" w:space="0" w:color="auto"/>
                <w:bottom w:val="none" w:sz="0" w:space="0" w:color="auto"/>
                <w:right w:val="none" w:sz="0" w:space="0" w:color="auto"/>
              </w:divBdr>
            </w:div>
            <w:div w:id="339284268">
              <w:marLeft w:val="0"/>
              <w:marRight w:val="0"/>
              <w:marTop w:val="0"/>
              <w:marBottom w:val="0"/>
              <w:divBdr>
                <w:top w:val="none" w:sz="0" w:space="0" w:color="auto"/>
                <w:left w:val="none" w:sz="0" w:space="0" w:color="auto"/>
                <w:bottom w:val="none" w:sz="0" w:space="0" w:color="auto"/>
                <w:right w:val="none" w:sz="0" w:space="0" w:color="auto"/>
              </w:divBdr>
            </w:div>
            <w:div w:id="1380782850">
              <w:marLeft w:val="0"/>
              <w:marRight w:val="0"/>
              <w:marTop w:val="0"/>
              <w:marBottom w:val="0"/>
              <w:divBdr>
                <w:top w:val="none" w:sz="0" w:space="0" w:color="auto"/>
                <w:left w:val="none" w:sz="0" w:space="0" w:color="auto"/>
                <w:bottom w:val="none" w:sz="0" w:space="0" w:color="auto"/>
                <w:right w:val="none" w:sz="0" w:space="0" w:color="auto"/>
              </w:divBdr>
            </w:div>
            <w:div w:id="81869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94065">
      <w:bodyDiv w:val="1"/>
      <w:marLeft w:val="0"/>
      <w:marRight w:val="0"/>
      <w:marTop w:val="0"/>
      <w:marBottom w:val="0"/>
      <w:divBdr>
        <w:top w:val="none" w:sz="0" w:space="0" w:color="auto"/>
        <w:left w:val="none" w:sz="0" w:space="0" w:color="auto"/>
        <w:bottom w:val="none" w:sz="0" w:space="0" w:color="auto"/>
        <w:right w:val="none" w:sz="0" w:space="0" w:color="auto"/>
      </w:divBdr>
      <w:divsChild>
        <w:div w:id="534540921">
          <w:marLeft w:val="0"/>
          <w:marRight w:val="0"/>
          <w:marTop w:val="0"/>
          <w:marBottom w:val="0"/>
          <w:divBdr>
            <w:top w:val="none" w:sz="0" w:space="0" w:color="auto"/>
            <w:left w:val="none" w:sz="0" w:space="0" w:color="auto"/>
            <w:bottom w:val="none" w:sz="0" w:space="0" w:color="auto"/>
            <w:right w:val="none" w:sz="0" w:space="0" w:color="auto"/>
          </w:divBdr>
          <w:divsChild>
            <w:div w:id="384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8094">
      <w:bodyDiv w:val="1"/>
      <w:marLeft w:val="0"/>
      <w:marRight w:val="0"/>
      <w:marTop w:val="0"/>
      <w:marBottom w:val="0"/>
      <w:divBdr>
        <w:top w:val="none" w:sz="0" w:space="0" w:color="auto"/>
        <w:left w:val="none" w:sz="0" w:space="0" w:color="auto"/>
        <w:bottom w:val="none" w:sz="0" w:space="0" w:color="auto"/>
        <w:right w:val="none" w:sz="0" w:space="0" w:color="auto"/>
      </w:divBdr>
      <w:divsChild>
        <w:div w:id="1657613112">
          <w:marLeft w:val="0"/>
          <w:marRight w:val="0"/>
          <w:marTop w:val="0"/>
          <w:marBottom w:val="0"/>
          <w:divBdr>
            <w:top w:val="none" w:sz="0" w:space="0" w:color="auto"/>
            <w:left w:val="none" w:sz="0" w:space="0" w:color="auto"/>
            <w:bottom w:val="none" w:sz="0" w:space="0" w:color="auto"/>
            <w:right w:val="none" w:sz="0" w:space="0" w:color="auto"/>
          </w:divBdr>
          <w:divsChild>
            <w:div w:id="956524399">
              <w:marLeft w:val="0"/>
              <w:marRight w:val="0"/>
              <w:marTop w:val="0"/>
              <w:marBottom w:val="0"/>
              <w:divBdr>
                <w:top w:val="none" w:sz="0" w:space="0" w:color="auto"/>
                <w:left w:val="none" w:sz="0" w:space="0" w:color="auto"/>
                <w:bottom w:val="none" w:sz="0" w:space="0" w:color="auto"/>
                <w:right w:val="none" w:sz="0" w:space="0" w:color="auto"/>
              </w:divBdr>
              <w:divsChild>
                <w:div w:id="1164203409">
                  <w:marLeft w:val="0"/>
                  <w:marRight w:val="0"/>
                  <w:marTop w:val="0"/>
                  <w:marBottom w:val="0"/>
                  <w:divBdr>
                    <w:top w:val="none" w:sz="0" w:space="0" w:color="auto"/>
                    <w:left w:val="none" w:sz="0" w:space="0" w:color="auto"/>
                    <w:bottom w:val="none" w:sz="0" w:space="0" w:color="auto"/>
                    <w:right w:val="none" w:sz="0" w:space="0" w:color="auto"/>
                  </w:divBdr>
                </w:div>
              </w:divsChild>
            </w:div>
            <w:div w:id="109420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7615">
      <w:bodyDiv w:val="1"/>
      <w:marLeft w:val="0"/>
      <w:marRight w:val="0"/>
      <w:marTop w:val="0"/>
      <w:marBottom w:val="0"/>
      <w:divBdr>
        <w:top w:val="none" w:sz="0" w:space="0" w:color="auto"/>
        <w:left w:val="none" w:sz="0" w:space="0" w:color="auto"/>
        <w:bottom w:val="none" w:sz="0" w:space="0" w:color="auto"/>
        <w:right w:val="none" w:sz="0" w:space="0" w:color="auto"/>
      </w:divBdr>
      <w:divsChild>
        <w:div w:id="130247985">
          <w:marLeft w:val="0"/>
          <w:marRight w:val="0"/>
          <w:marTop w:val="0"/>
          <w:marBottom w:val="0"/>
          <w:divBdr>
            <w:top w:val="none" w:sz="0" w:space="0" w:color="auto"/>
            <w:left w:val="none" w:sz="0" w:space="0" w:color="auto"/>
            <w:bottom w:val="none" w:sz="0" w:space="0" w:color="auto"/>
            <w:right w:val="none" w:sz="0" w:space="0" w:color="auto"/>
          </w:divBdr>
          <w:divsChild>
            <w:div w:id="60253629">
              <w:marLeft w:val="0"/>
              <w:marRight w:val="0"/>
              <w:marTop w:val="0"/>
              <w:marBottom w:val="0"/>
              <w:divBdr>
                <w:top w:val="none" w:sz="0" w:space="0" w:color="auto"/>
                <w:left w:val="none" w:sz="0" w:space="0" w:color="auto"/>
                <w:bottom w:val="none" w:sz="0" w:space="0" w:color="auto"/>
                <w:right w:val="none" w:sz="0" w:space="0" w:color="auto"/>
              </w:divBdr>
            </w:div>
            <w:div w:id="584611373">
              <w:marLeft w:val="0"/>
              <w:marRight w:val="0"/>
              <w:marTop w:val="0"/>
              <w:marBottom w:val="0"/>
              <w:divBdr>
                <w:top w:val="none" w:sz="0" w:space="0" w:color="auto"/>
                <w:left w:val="none" w:sz="0" w:space="0" w:color="auto"/>
                <w:bottom w:val="none" w:sz="0" w:space="0" w:color="auto"/>
                <w:right w:val="none" w:sz="0" w:space="0" w:color="auto"/>
              </w:divBdr>
            </w:div>
            <w:div w:id="978070423">
              <w:marLeft w:val="0"/>
              <w:marRight w:val="0"/>
              <w:marTop w:val="0"/>
              <w:marBottom w:val="0"/>
              <w:divBdr>
                <w:top w:val="none" w:sz="0" w:space="0" w:color="auto"/>
                <w:left w:val="none" w:sz="0" w:space="0" w:color="auto"/>
                <w:bottom w:val="none" w:sz="0" w:space="0" w:color="auto"/>
                <w:right w:val="none" w:sz="0" w:space="0" w:color="auto"/>
              </w:divBdr>
            </w:div>
            <w:div w:id="125983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557">
      <w:bodyDiv w:val="1"/>
      <w:marLeft w:val="0"/>
      <w:marRight w:val="0"/>
      <w:marTop w:val="0"/>
      <w:marBottom w:val="0"/>
      <w:divBdr>
        <w:top w:val="none" w:sz="0" w:space="0" w:color="auto"/>
        <w:left w:val="none" w:sz="0" w:space="0" w:color="auto"/>
        <w:bottom w:val="none" w:sz="0" w:space="0" w:color="auto"/>
        <w:right w:val="none" w:sz="0" w:space="0" w:color="auto"/>
      </w:divBdr>
    </w:div>
    <w:div w:id="656222864">
      <w:bodyDiv w:val="1"/>
      <w:marLeft w:val="0"/>
      <w:marRight w:val="0"/>
      <w:marTop w:val="0"/>
      <w:marBottom w:val="0"/>
      <w:divBdr>
        <w:top w:val="none" w:sz="0" w:space="0" w:color="auto"/>
        <w:left w:val="none" w:sz="0" w:space="0" w:color="auto"/>
        <w:bottom w:val="none" w:sz="0" w:space="0" w:color="auto"/>
        <w:right w:val="none" w:sz="0" w:space="0" w:color="auto"/>
      </w:divBdr>
      <w:divsChild>
        <w:div w:id="1454399793">
          <w:marLeft w:val="0"/>
          <w:marRight w:val="0"/>
          <w:marTop w:val="0"/>
          <w:marBottom w:val="0"/>
          <w:divBdr>
            <w:top w:val="none" w:sz="0" w:space="0" w:color="auto"/>
            <w:left w:val="none" w:sz="0" w:space="0" w:color="auto"/>
            <w:bottom w:val="none" w:sz="0" w:space="0" w:color="auto"/>
            <w:right w:val="none" w:sz="0" w:space="0" w:color="auto"/>
          </w:divBdr>
          <w:divsChild>
            <w:div w:id="4691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2635">
      <w:bodyDiv w:val="1"/>
      <w:marLeft w:val="0"/>
      <w:marRight w:val="0"/>
      <w:marTop w:val="0"/>
      <w:marBottom w:val="0"/>
      <w:divBdr>
        <w:top w:val="none" w:sz="0" w:space="0" w:color="auto"/>
        <w:left w:val="none" w:sz="0" w:space="0" w:color="auto"/>
        <w:bottom w:val="none" w:sz="0" w:space="0" w:color="auto"/>
        <w:right w:val="none" w:sz="0" w:space="0" w:color="auto"/>
      </w:divBdr>
      <w:divsChild>
        <w:div w:id="530150125">
          <w:marLeft w:val="0"/>
          <w:marRight w:val="0"/>
          <w:marTop w:val="0"/>
          <w:marBottom w:val="0"/>
          <w:divBdr>
            <w:top w:val="none" w:sz="0" w:space="0" w:color="auto"/>
            <w:left w:val="none" w:sz="0" w:space="0" w:color="auto"/>
            <w:bottom w:val="none" w:sz="0" w:space="0" w:color="auto"/>
            <w:right w:val="none" w:sz="0" w:space="0" w:color="auto"/>
          </w:divBdr>
          <w:divsChild>
            <w:div w:id="1956403535">
              <w:marLeft w:val="0"/>
              <w:marRight w:val="0"/>
              <w:marTop w:val="0"/>
              <w:marBottom w:val="0"/>
              <w:divBdr>
                <w:top w:val="none" w:sz="0" w:space="0" w:color="auto"/>
                <w:left w:val="none" w:sz="0" w:space="0" w:color="auto"/>
                <w:bottom w:val="none" w:sz="0" w:space="0" w:color="auto"/>
                <w:right w:val="none" w:sz="0" w:space="0" w:color="auto"/>
              </w:divBdr>
            </w:div>
            <w:div w:id="1037655213">
              <w:marLeft w:val="0"/>
              <w:marRight w:val="0"/>
              <w:marTop w:val="0"/>
              <w:marBottom w:val="0"/>
              <w:divBdr>
                <w:top w:val="none" w:sz="0" w:space="0" w:color="auto"/>
                <w:left w:val="none" w:sz="0" w:space="0" w:color="auto"/>
                <w:bottom w:val="none" w:sz="0" w:space="0" w:color="auto"/>
                <w:right w:val="none" w:sz="0" w:space="0" w:color="auto"/>
              </w:divBdr>
            </w:div>
            <w:div w:id="2115393942">
              <w:marLeft w:val="0"/>
              <w:marRight w:val="0"/>
              <w:marTop w:val="0"/>
              <w:marBottom w:val="0"/>
              <w:divBdr>
                <w:top w:val="none" w:sz="0" w:space="0" w:color="auto"/>
                <w:left w:val="none" w:sz="0" w:space="0" w:color="auto"/>
                <w:bottom w:val="none" w:sz="0" w:space="0" w:color="auto"/>
                <w:right w:val="none" w:sz="0" w:space="0" w:color="auto"/>
              </w:divBdr>
            </w:div>
            <w:div w:id="1763647461">
              <w:marLeft w:val="0"/>
              <w:marRight w:val="0"/>
              <w:marTop w:val="0"/>
              <w:marBottom w:val="0"/>
              <w:divBdr>
                <w:top w:val="none" w:sz="0" w:space="0" w:color="auto"/>
                <w:left w:val="none" w:sz="0" w:space="0" w:color="auto"/>
                <w:bottom w:val="none" w:sz="0" w:space="0" w:color="auto"/>
                <w:right w:val="none" w:sz="0" w:space="0" w:color="auto"/>
              </w:divBdr>
            </w:div>
            <w:div w:id="624964611">
              <w:marLeft w:val="0"/>
              <w:marRight w:val="0"/>
              <w:marTop w:val="0"/>
              <w:marBottom w:val="0"/>
              <w:divBdr>
                <w:top w:val="none" w:sz="0" w:space="0" w:color="auto"/>
                <w:left w:val="none" w:sz="0" w:space="0" w:color="auto"/>
                <w:bottom w:val="none" w:sz="0" w:space="0" w:color="auto"/>
                <w:right w:val="none" w:sz="0" w:space="0" w:color="auto"/>
              </w:divBdr>
            </w:div>
            <w:div w:id="2048139022">
              <w:marLeft w:val="0"/>
              <w:marRight w:val="0"/>
              <w:marTop w:val="0"/>
              <w:marBottom w:val="0"/>
              <w:divBdr>
                <w:top w:val="none" w:sz="0" w:space="0" w:color="auto"/>
                <w:left w:val="none" w:sz="0" w:space="0" w:color="auto"/>
                <w:bottom w:val="none" w:sz="0" w:space="0" w:color="auto"/>
                <w:right w:val="none" w:sz="0" w:space="0" w:color="auto"/>
              </w:divBdr>
            </w:div>
            <w:div w:id="2068020882">
              <w:marLeft w:val="0"/>
              <w:marRight w:val="0"/>
              <w:marTop w:val="0"/>
              <w:marBottom w:val="0"/>
              <w:divBdr>
                <w:top w:val="none" w:sz="0" w:space="0" w:color="auto"/>
                <w:left w:val="none" w:sz="0" w:space="0" w:color="auto"/>
                <w:bottom w:val="none" w:sz="0" w:space="0" w:color="auto"/>
                <w:right w:val="none" w:sz="0" w:space="0" w:color="auto"/>
              </w:divBdr>
            </w:div>
            <w:div w:id="1471752079">
              <w:marLeft w:val="0"/>
              <w:marRight w:val="0"/>
              <w:marTop w:val="0"/>
              <w:marBottom w:val="0"/>
              <w:divBdr>
                <w:top w:val="none" w:sz="0" w:space="0" w:color="auto"/>
                <w:left w:val="none" w:sz="0" w:space="0" w:color="auto"/>
                <w:bottom w:val="none" w:sz="0" w:space="0" w:color="auto"/>
                <w:right w:val="none" w:sz="0" w:space="0" w:color="auto"/>
              </w:divBdr>
            </w:div>
            <w:div w:id="562259630">
              <w:marLeft w:val="0"/>
              <w:marRight w:val="0"/>
              <w:marTop w:val="0"/>
              <w:marBottom w:val="0"/>
              <w:divBdr>
                <w:top w:val="none" w:sz="0" w:space="0" w:color="auto"/>
                <w:left w:val="none" w:sz="0" w:space="0" w:color="auto"/>
                <w:bottom w:val="none" w:sz="0" w:space="0" w:color="auto"/>
                <w:right w:val="none" w:sz="0" w:space="0" w:color="auto"/>
              </w:divBdr>
            </w:div>
            <w:div w:id="912743984">
              <w:marLeft w:val="0"/>
              <w:marRight w:val="0"/>
              <w:marTop w:val="0"/>
              <w:marBottom w:val="0"/>
              <w:divBdr>
                <w:top w:val="none" w:sz="0" w:space="0" w:color="auto"/>
                <w:left w:val="none" w:sz="0" w:space="0" w:color="auto"/>
                <w:bottom w:val="none" w:sz="0" w:space="0" w:color="auto"/>
                <w:right w:val="none" w:sz="0" w:space="0" w:color="auto"/>
              </w:divBdr>
            </w:div>
            <w:div w:id="1961915440">
              <w:marLeft w:val="0"/>
              <w:marRight w:val="0"/>
              <w:marTop w:val="0"/>
              <w:marBottom w:val="0"/>
              <w:divBdr>
                <w:top w:val="none" w:sz="0" w:space="0" w:color="auto"/>
                <w:left w:val="none" w:sz="0" w:space="0" w:color="auto"/>
                <w:bottom w:val="none" w:sz="0" w:space="0" w:color="auto"/>
                <w:right w:val="none" w:sz="0" w:space="0" w:color="auto"/>
              </w:divBdr>
            </w:div>
            <w:div w:id="2049138762">
              <w:marLeft w:val="0"/>
              <w:marRight w:val="0"/>
              <w:marTop w:val="0"/>
              <w:marBottom w:val="0"/>
              <w:divBdr>
                <w:top w:val="none" w:sz="0" w:space="0" w:color="auto"/>
                <w:left w:val="none" w:sz="0" w:space="0" w:color="auto"/>
                <w:bottom w:val="none" w:sz="0" w:space="0" w:color="auto"/>
                <w:right w:val="none" w:sz="0" w:space="0" w:color="auto"/>
              </w:divBdr>
            </w:div>
            <w:div w:id="488525357">
              <w:marLeft w:val="0"/>
              <w:marRight w:val="0"/>
              <w:marTop w:val="0"/>
              <w:marBottom w:val="0"/>
              <w:divBdr>
                <w:top w:val="none" w:sz="0" w:space="0" w:color="auto"/>
                <w:left w:val="none" w:sz="0" w:space="0" w:color="auto"/>
                <w:bottom w:val="none" w:sz="0" w:space="0" w:color="auto"/>
                <w:right w:val="none" w:sz="0" w:space="0" w:color="auto"/>
              </w:divBdr>
            </w:div>
            <w:div w:id="1048379572">
              <w:marLeft w:val="0"/>
              <w:marRight w:val="0"/>
              <w:marTop w:val="0"/>
              <w:marBottom w:val="0"/>
              <w:divBdr>
                <w:top w:val="none" w:sz="0" w:space="0" w:color="auto"/>
                <w:left w:val="none" w:sz="0" w:space="0" w:color="auto"/>
                <w:bottom w:val="none" w:sz="0" w:space="0" w:color="auto"/>
                <w:right w:val="none" w:sz="0" w:space="0" w:color="auto"/>
              </w:divBdr>
            </w:div>
            <w:div w:id="2144421109">
              <w:marLeft w:val="0"/>
              <w:marRight w:val="0"/>
              <w:marTop w:val="0"/>
              <w:marBottom w:val="0"/>
              <w:divBdr>
                <w:top w:val="none" w:sz="0" w:space="0" w:color="auto"/>
                <w:left w:val="none" w:sz="0" w:space="0" w:color="auto"/>
                <w:bottom w:val="none" w:sz="0" w:space="0" w:color="auto"/>
                <w:right w:val="none" w:sz="0" w:space="0" w:color="auto"/>
              </w:divBdr>
            </w:div>
            <w:div w:id="252477183">
              <w:marLeft w:val="0"/>
              <w:marRight w:val="0"/>
              <w:marTop w:val="0"/>
              <w:marBottom w:val="0"/>
              <w:divBdr>
                <w:top w:val="none" w:sz="0" w:space="0" w:color="auto"/>
                <w:left w:val="none" w:sz="0" w:space="0" w:color="auto"/>
                <w:bottom w:val="none" w:sz="0" w:space="0" w:color="auto"/>
                <w:right w:val="none" w:sz="0" w:space="0" w:color="auto"/>
              </w:divBdr>
            </w:div>
            <w:div w:id="1025211210">
              <w:marLeft w:val="0"/>
              <w:marRight w:val="0"/>
              <w:marTop w:val="0"/>
              <w:marBottom w:val="0"/>
              <w:divBdr>
                <w:top w:val="none" w:sz="0" w:space="0" w:color="auto"/>
                <w:left w:val="none" w:sz="0" w:space="0" w:color="auto"/>
                <w:bottom w:val="none" w:sz="0" w:space="0" w:color="auto"/>
                <w:right w:val="none" w:sz="0" w:space="0" w:color="auto"/>
              </w:divBdr>
            </w:div>
            <w:div w:id="1851555000">
              <w:marLeft w:val="0"/>
              <w:marRight w:val="0"/>
              <w:marTop w:val="0"/>
              <w:marBottom w:val="0"/>
              <w:divBdr>
                <w:top w:val="none" w:sz="0" w:space="0" w:color="auto"/>
                <w:left w:val="none" w:sz="0" w:space="0" w:color="auto"/>
                <w:bottom w:val="none" w:sz="0" w:space="0" w:color="auto"/>
                <w:right w:val="none" w:sz="0" w:space="0" w:color="auto"/>
              </w:divBdr>
            </w:div>
            <w:div w:id="1583757051">
              <w:marLeft w:val="0"/>
              <w:marRight w:val="0"/>
              <w:marTop w:val="0"/>
              <w:marBottom w:val="0"/>
              <w:divBdr>
                <w:top w:val="none" w:sz="0" w:space="0" w:color="auto"/>
                <w:left w:val="none" w:sz="0" w:space="0" w:color="auto"/>
                <w:bottom w:val="none" w:sz="0" w:space="0" w:color="auto"/>
                <w:right w:val="none" w:sz="0" w:space="0" w:color="auto"/>
              </w:divBdr>
            </w:div>
            <w:div w:id="1233079474">
              <w:marLeft w:val="0"/>
              <w:marRight w:val="0"/>
              <w:marTop w:val="0"/>
              <w:marBottom w:val="0"/>
              <w:divBdr>
                <w:top w:val="none" w:sz="0" w:space="0" w:color="auto"/>
                <w:left w:val="none" w:sz="0" w:space="0" w:color="auto"/>
                <w:bottom w:val="none" w:sz="0" w:space="0" w:color="auto"/>
                <w:right w:val="none" w:sz="0" w:space="0" w:color="auto"/>
              </w:divBdr>
            </w:div>
            <w:div w:id="1715422210">
              <w:marLeft w:val="0"/>
              <w:marRight w:val="0"/>
              <w:marTop w:val="0"/>
              <w:marBottom w:val="0"/>
              <w:divBdr>
                <w:top w:val="none" w:sz="0" w:space="0" w:color="auto"/>
                <w:left w:val="none" w:sz="0" w:space="0" w:color="auto"/>
                <w:bottom w:val="none" w:sz="0" w:space="0" w:color="auto"/>
                <w:right w:val="none" w:sz="0" w:space="0" w:color="auto"/>
              </w:divBdr>
            </w:div>
            <w:div w:id="240873669">
              <w:marLeft w:val="0"/>
              <w:marRight w:val="0"/>
              <w:marTop w:val="0"/>
              <w:marBottom w:val="0"/>
              <w:divBdr>
                <w:top w:val="none" w:sz="0" w:space="0" w:color="auto"/>
                <w:left w:val="none" w:sz="0" w:space="0" w:color="auto"/>
                <w:bottom w:val="none" w:sz="0" w:space="0" w:color="auto"/>
                <w:right w:val="none" w:sz="0" w:space="0" w:color="auto"/>
              </w:divBdr>
            </w:div>
            <w:div w:id="1332103319">
              <w:marLeft w:val="0"/>
              <w:marRight w:val="0"/>
              <w:marTop w:val="0"/>
              <w:marBottom w:val="0"/>
              <w:divBdr>
                <w:top w:val="none" w:sz="0" w:space="0" w:color="auto"/>
                <w:left w:val="none" w:sz="0" w:space="0" w:color="auto"/>
                <w:bottom w:val="none" w:sz="0" w:space="0" w:color="auto"/>
                <w:right w:val="none" w:sz="0" w:space="0" w:color="auto"/>
              </w:divBdr>
            </w:div>
            <w:div w:id="1529444620">
              <w:marLeft w:val="0"/>
              <w:marRight w:val="0"/>
              <w:marTop w:val="0"/>
              <w:marBottom w:val="0"/>
              <w:divBdr>
                <w:top w:val="none" w:sz="0" w:space="0" w:color="auto"/>
                <w:left w:val="none" w:sz="0" w:space="0" w:color="auto"/>
                <w:bottom w:val="none" w:sz="0" w:space="0" w:color="auto"/>
                <w:right w:val="none" w:sz="0" w:space="0" w:color="auto"/>
              </w:divBdr>
            </w:div>
            <w:div w:id="2095542288">
              <w:marLeft w:val="0"/>
              <w:marRight w:val="0"/>
              <w:marTop w:val="0"/>
              <w:marBottom w:val="0"/>
              <w:divBdr>
                <w:top w:val="none" w:sz="0" w:space="0" w:color="auto"/>
                <w:left w:val="none" w:sz="0" w:space="0" w:color="auto"/>
                <w:bottom w:val="none" w:sz="0" w:space="0" w:color="auto"/>
                <w:right w:val="none" w:sz="0" w:space="0" w:color="auto"/>
              </w:divBdr>
            </w:div>
            <w:div w:id="961376062">
              <w:marLeft w:val="0"/>
              <w:marRight w:val="0"/>
              <w:marTop w:val="0"/>
              <w:marBottom w:val="0"/>
              <w:divBdr>
                <w:top w:val="none" w:sz="0" w:space="0" w:color="auto"/>
                <w:left w:val="none" w:sz="0" w:space="0" w:color="auto"/>
                <w:bottom w:val="none" w:sz="0" w:space="0" w:color="auto"/>
                <w:right w:val="none" w:sz="0" w:space="0" w:color="auto"/>
              </w:divBdr>
            </w:div>
            <w:div w:id="1276474571">
              <w:marLeft w:val="0"/>
              <w:marRight w:val="0"/>
              <w:marTop w:val="0"/>
              <w:marBottom w:val="0"/>
              <w:divBdr>
                <w:top w:val="none" w:sz="0" w:space="0" w:color="auto"/>
                <w:left w:val="none" w:sz="0" w:space="0" w:color="auto"/>
                <w:bottom w:val="none" w:sz="0" w:space="0" w:color="auto"/>
                <w:right w:val="none" w:sz="0" w:space="0" w:color="auto"/>
              </w:divBdr>
            </w:div>
            <w:div w:id="739212380">
              <w:marLeft w:val="0"/>
              <w:marRight w:val="0"/>
              <w:marTop w:val="0"/>
              <w:marBottom w:val="0"/>
              <w:divBdr>
                <w:top w:val="none" w:sz="0" w:space="0" w:color="auto"/>
                <w:left w:val="none" w:sz="0" w:space="0" w:color="auto"/>
                <w:bottom w:val="none" w:sz="0" w:space="0" w:color="auto"/>
                <w:right w:val="none" w:sz="0" w:space="0" w:color="auto"/>
              </w:divBdr>
            </w:div>
            <w:div w:id="1911772039">
              <w:marLeft w:val="0"/>
              <w:marRight w:val="0"/>
              <w:marTop w:val="0"/>
              <w:marBottom w:val="0"/>
              <w:divBdr>
                <w:top w:val="none" w:sz="0" w:space="0" w:color="auto"/>
                <w:left w:val="none" w:sz="0" w:space="0" w:color="auto"/>
                <w:bottom w:val="none" w:sz="0" w:space="0" w:color="auto"/>
                <w:right w:val="none" w:sz="0" w:space="0" w:color="auto"/>
              </w:divBdr>
            </w:div>
            <w:div w:id="195043950">
              <w:marLeft w:val="0"/>
              <w:marRight w:val="0"/>
              <w:marTop w:val="0"/>
              <w:marBottom w:val="0"/>
              <w:divBdr>
                <w:top w:val="none" w:sz="0" w:space="0" w:color="auto"/>
                <w:left w:val="none" w:sz="0" w:space="0" w:color="auto"/>
                <w:bottom w:val="none" w:sz="0" w:space="0" w:color="auto"/>
                <w:right w:val="none" w:sz="0" w:space="0" w:color="auto"/>
              </w:divBdr>
            </w:div>
            <w:div w:id="1747335791">
              <w:marLeft w:val="0"/>
              <w:marRight w:val="0"/>
              <w:marTop w:val="0"/>
              <w:marBottom w:val="0"/>
              <w:divBdr>
                <w:top w:val="none" w:sz="0" w:space="0" w:color="auto"/>
                <w:left w:val="none" w:sz="0" w:space="0" w:color="auto"/>
                <w:bottom w:val="none" w:sz="0" w:space="0" w:color="auto"/>
                <w:right w:val="none" w:sz="0" w:space="0" w:color="auto"/>
              </w:divBdr>
            </w:div>
            <w:div w:id="1624774637">
              <w:marLeft w:val="0"/>
              <w:marRight w:val="0"/>
              <w:marTop w:val="0"/>
              <w:marBottom w:val="0"/>
              <w:divBdr>
                <w:top w:val="none" w:sz="0" w:space="0" w:color="auto"/>
                <w:left w:val="none" w:sz="0" w:space="0" w:color="auto"/>
                <w:bottom w:val="none" w:sz="0" w:space="0" w:color="auto"/>
                <w:right w:val="none" w:sz="0" w:space="0" w:color="auto"/>
              </w:divBdr>
            </w:div>
            <w:div w:id="1010831">
              <w:marLeft w:val="0"/>
              <w:marRight w:val="0"/>
              <w:marTop w:val="0"/>
              <w:marBottom w:val="0"/>
              <w:divBdr>
                <w:top w:val="none" w:sz="0" w:space="0" w:color="auto"/>
                <w:left w:val="none" w:sz="0" w:space="0" w:color="auto"/>
                <w:bottom w:val="none" w:sz="0" w:space="0" w:color="auto"/>
                <w:right w:val="none" w:sz="0" w:space="0" w:color="auto"/>
              </w:divBdr>
            </w:div>
            <w:div w:id="1234438033">
              <w:marLeft w:val="0"/>
              <w:marRight w:val="0"/>
              <w:marTop w:val="0"/>
              <w:marBottom w:val="0"/>
              <w:divBdr>
                <w:top w:val="none" w:sz="0" w:space="0" w:color="auto"/>
                <w:left w:val="none" w:sz="0" w:space="0" w:color="auto"/>
                <w:bottom w:val="none" w:sz="0" w:space="0" w:color="auto"/>
                <w:right w:val="none" w:sz="0" w:space="0" w:color="auto"/>
              </w:divBdr>
            </w:div>
            <w:div w:id="1430812327">
              <w:marLeft w:val="0"/>
              <w:marRight w:val="0"/>
              <w:marTop w:val="0"/>
              <w:marBottom w:val="0"/>
              <w:divBdr>
                <w:top w:val="none" w:sz="0" w:space="0" w:color="auto"/>
                <w:left w:val="none" w:sz="0" w:space="0" w:color="auto"/>
                <w:bottom w:val="none" w:sz="0" w:space="0" w:color="auto"/>
                <w:right w:val="none" w:sz="0" w:space="0" w:color="auto"/>
              </w:divBdr>
            </w:div>
            <w:div w:id="300623305">
              <w:marLeft w:val="0"/>
              <w:marRight w:val="0"/>
              <w:marTop w:val="0"/>
              <w:marBottom w:val="0"/>
              <w:divBdr>
                <w:top w:val="none" w:sz="0" w:space="0" w:color="auto"/>
                <w:left w:val="none" w:sz="0" w:space="0" w:color="auto"/>
                <w:bottom w:val="none" w:sz="0" w:space="0" w:color="auto"/>
                <w:right w:val="none" w:sz="0" w:space="0" w:color="auto"/>
              </w:divBdr>
            </w:div>
            <w:div w:id="787088925">
              <w:marLeft w:val="0"/>
              <w:marRight w:val="0"/>
              <w:marTop w:val="0"/>
              <w:marBottom w:val="0"/>
              <w:divBdr>
                <w:top w:val="none" w:sz="0" w:space="0" w:color="auto"/>
                <w:left w:val="none" w:sz="0" w:space="0" w:color="auto"/>
                <w:bottom w:val="none" w:sz="0" w:space="0" w:color="auto"/>
                <w:right w:val="none" w:sz="0" w:space="0" w:color="auto"/>
              </w:divBdr>
            </w:div>
            <w:div w:id="393815713">
              <w:marLeft w:val="0"/>
              <w:marRight w:val="0"/>
              <w:marTop w:val="0"/>
              <w:marBottom w:val="0"/>
              <w:divBdr>
                <w:top w:val="none" w:sz="0" w:space="0" w:color="auto"/>
                <w:left w:val="none" w:sz="0" w:space="0" w:color="auto"/>
                <w:bottom w:val="none" w:sz="0" w:space="0" w:color="auto"/>
                <w:right w:val="none" w:sz="0" w:space="0" w:color="auto"/>
              </w:divBdr>
            </w:div>
            <w:div w:id="1941909298">
              <w:marLeft w:val="0"/>
              <w:marRight w:val="0"/>
              <w:marTop w:val="0"/>
              <w:marBottom w:val="0"/>
              <w:divBdr>
                <w:top w:val="none" w:sz="0" w:space="0" w:color="auto"/>
                <w:left w:val="none" w:sz="0" w:space="0" w:color="auto"/>
                <w:bottom w:val="none" w:sz="0" w:space="0" w:color="auto"/>
                <w:right w:val="none" w:sz="0" w:space="0" w:color="auto"/>
              </w:divBdr>
            </w:div>
            <w:div w:id="424543000">
              <w:marLeft w:val="0"/>
              <w:marRight w:val="0"/>
              <w:marTop w:val="0"/>
              <w:marBottom w:val="0"/>
              <w:divBdr>
                <w:top w:val="none" w:sz="0" w:space="0" w:color="auto"/>
                <w:left w:val="none" w:sz="0" w:space="0" w:color="auto"/>
                <w:bottom w:val="none" w:sz="0" w:space="0" w:color="auto"/>
                <w:right w:val="none" w:sz="0" w:space="0" w:color="auto"/>
              </w:divBdr>
            </w:div>
            <w:div w:id="1154418085">
              <w:marLeft w:val="0"/>
              <w:marRight w:val="0"/>
              <w:marTop w:val="0"/>
              <w:marBottom w:val="0"/>
              <w:divBdr>
                <w:top w:val="none" w:sz="0" w:space="0" w:color="auto"/>
                <w:left w:val="none" w:sz="0" w:space="0" w:color="auto"/>
                <w:bottom w:val="none" w:sz="0" w:space="0" w:color="auto"/>
                <w:right w:val="none" w:sz="0" w:space="0" w:color="auto"/>
              </w:divBdr>
            </w:div>
            <w:div w:id="160852401">
              <w:marLeft w:val="0"/>
              <w:marRight w:val="0"/>
              <w:marTop w:val="0"/>
              <w:marBottom w:val="0"/>
              <w:divBdr>
                <w:top w:val="none" w:sz="0" w:space="0" w:color="auto"/>
                <w:left w:val="none" w:sz="0" w:space="0" w:color="auto"/>
                <w:bottom w:val="none" w:sz="0" w:space="0" w:color="auto"/>
                <w:right w:val="none" w:sz="0" w:space="0" w:color="auto"/>
              </w:divBdr>
            </w:div>
            <w:div w:id="1659190442">
              <w:marLeft w:val="0"/>
              <w:marRight w:val="0"/>
              <w:marTop w:val="0"/>
              <w:marBottom w:val="0"/>
              <w:divBdr>
                <w:top w:val="none" w:sz="0" w:space="0" w:color="auto"/>
                <w:left w:val="none" w:sz="0" w:space="0" w:color="auto"/>
                <w:bottom w:val="none" w:sz="0" w:space="0" w:color="auto"/>
                <w:right w:val="none" w:sz="0" w:space="0" w:color="auto"/>
              </w:divBdr>
            </w:div>
            <w:div w:id="1908300780">
              <w:marLeft w:val="0"/>
              <w:marRight w:val="0"/>
              <w:marTop w:val="0"/>
              <w:marBottom w:val="0"/>
              <w:divBdr>
                <w:top w:val="none" w:sz="0" w:space="0" w:color="auto"/>
                <w:left w:val="none" w:sz="0" w:space="0" w:color="auto"/>
                <w:bottom w:val="none" w:sz="0" w:space="0" w:color="auto"/>
                <w:right w:val="none" w:sz="0" w:space="0" w:color="auto"/>
              </w:divBdr>
            </w:div>
            <w:div w:id="549264370">
              <w:marLeft w:val="0"/>
              <w:marRight w:val="0"/>
              <w:marTop w:val="0"/>
              <w:marBottom w:val="0"/>
              <w:divBdr>
                <w:top w:val="none" w:sz="0" w:space="0" w:color="auto"/>
                <w:left w:val="none" w:sz="0" w:space="0" w:color="auto"/>
                <w:bottom w:val="none" w:sz="0" w:space="0" w:color="auto"/>
                <w:right w:val="none" w:sz="0" w:space="0" w:color="auto"/>
              </w:divBdr>
            </w:div>
            <w:div w:id="651713510">
              <w:marLeft w:val="0"/>
              <w:marRight w:val="0"/>
              <w:marTop w:val="0"/>
              <w:marBottom w:val="0"/>
              <w:divBdr>
                <w:top w:val="none" w:sz="0" w:space="0" w:color="auto"/>
                <w:left w:val="none" w:sz="0" w:space="0" w:color="auto"/>
                <w:bottom w:val="none" w:sz="0" w:space="0" w:color="auto"/>
                <w:right w:val="none" w:sz="0" w:space="0" w:color="auto"/>
              </w:divBdr>
            </w:div>
            <w:div w:id="843981861">
              <w:marLeft w:val="0"/>
              <w:marRight w:val="0"/>
              <w:marTop w:val="0"/>
              <w:marBottom w:val="0"/>
              <w:divBdr>
                <w:top w:val="none" w:sz="0" w:space="0" w:color="auto"/>
                <w:left w:val="none" w:sz="0" w:space="0" w:color="auto"/>
                <w:bottom w:val="none" w:sz="0" w:space="0" w:color="auto"/>
                <w:right w:val="none" w:sz="0" w:space="0" w:color="auto"/>
              </w:divBdr>
            </w:div>
            <w:div w:id="903569102">
              <w:marLeft w:val="0"/>
              <w:marRight w:val="0"/>
              <w:marTop w:val="0"/>
              <w:marBottom w:val="0"/>
              <w:divBdr>
                <w:top w:val="none" w:sz="0" w:space="0" w:color="auto"/>
                <w:left w:val="none" w:sz="0" w:space="0" w:color="auto"/>
                <w:bottom w:val="none" w:sz="0" w:space="0" w:color="auto"/>
                <w:right w:val="none" w:sz="0" w:space="0" w:color="auto"/>
              </w:divBdr>
            </w:div>
            <w:div w:id="474419167">
              <w:marLeft w:val="0"/>
              <w:marRight w:val="0"/>
              <w:marTop w:val="0"/>
              <w:marBottom w:val="0"/>
              <w:divBdr>
                <w:top w:val="none" w:sz="0" w:space="0" w:color="auto"/>
                <w:left w:val="none" w:sz="0" w:space="0" w:color="auto"/>
                <w:bottom w:val="none" w:sz="0" w:space="0" w:color="auto"/>
                <w:right w:val="none" w:sz="0" w:space="0" w:color="auto"/>
              </w:divBdr>
            </w:div>
            <w:div w:id="1559126821">
              <w:marLeft w:val="0"/>
              <w:marRight w:val="0"/>
              <w:marTop w:val="0"/>
              <w:marBottom w:val="0"/>
              <w:divBdr>
                <w:top w:val="none" w:sz="0" w:space="0" w:color="auto"/>
                <w:left w:val="none" w:sz="0" w:space="0" w:color="auto"/>
                <w:bottom w:val="none" w:sz="0" w:space="0" w:color="auto"/>
                <w:right w:val="none" w:sz="0" w:space="0" w:color="auto"/>
              </w:divBdr>
            </w:div>
            <w:div w:id="654452834">
              <w:marLeft w:val="0"/>
              <w:marRight w:val="0"/>
              <w:marTop w:val="0"/>
              <w:marBottom w:val="0"/>
              <w:divBdr>
                <w:top w:val="none" w:sz="0" w:space="0" w:color="auto"/>
                <w:left w:val="none" w:sz="0" w:space="0" w:color="auto"/>
                <w:bottom w:val="none" w:sz="0" w:space="0" w:color="auto"/>
                <w:right w:val="none" w:sz="0" w:space="0" w:color="auto"/>
              </w:divBdr>
            </w:div>
            <w:div w:id="1461419417">
              <w:marLeft w:val="0"/>
              <w:marRight w:val="0"/>
              <w:marTop w:val="0"/>
              <w:marBottom w:val="0"/>
              <w:divBdr>
                <w:top w:val="none" w:sz="0" w:space="0" w:color="auto"/>
                <w:left w:val="none" w:sz="0" w:space="0" w:color="auto"/>
                <w:bottom w:val="none" w:sz="0" w:space="0" w:color="auto"/>
                <w:right w:val="none" w:sz="0" w:space="0" w:color="auto"/>
              </w:divBdr>
            </w:div>
            <w:div w:id="1932467688">
              <w:marLeft w:val="0"/>
              <w:marRight w:val="0"/>
              <w:marTop w:val="0"/>
              <w:marBottom w:val="0"/>
              <w:divBdr>
                <w:top w:val="none" w:sz="0" w:space="0" w:color="auto"/>
                <w:left w:val="none" w:sz="0" w:space="0" w:color="auto"/>
                <w:bottom w:val="none" w:sz="0" w:space="0" w:color="auto"/>
                <w:right w:val="none" w:sz="0" w:space="0" w:color="auto"/>
              </w:divBdr>
            </w:div>
            <w:div w:id="1556233272">
              <w:marLeft w:val="0"/>
              <w:marRight w:val="0"/>
              <w:marTop w:val="0"/>
              <w:marBottom w:val="0"/>
              <w:divBdr>
                <w:top w:val="none" w:sz="0" w:space="0" w:color="auto"/>
                <w:left w:val="none" w:sz="0" w:space="0" w:color="auto"/>
                <w:bottom w:val="none" w:sz="0" w:space="0" w:color="auto"/>
                <w:right w:val="none" w:sz="0" w:space="0" w:color="auto"/>
              </w:divBdr>
            </w:div>
            <w:div w:id="1056509338">
              <w:marLeft w:val="0"/>
              <w:marRight w:val="0"/>
              <w:marTop w:val="0"/>
              <w:marBottom w:val="0"/>
              <w:divBdr>
                <w:top w:val="none" w:sz="0" w:space="0" w:color="auto"/>
                <w:left w:val="none" w:sz="0" w:space="0" w:color="auto"/>
                <w:bottom w:val="none" w:sz="0" w:space="0" w:color="auto"/>
                <w:right w:val="none" w:sz="0" w:space="0" w:color="auto"/>
              </w:divBdr>
            </w:div>
            <w:div w:id="1271089302">
              <w:marLeft w:val="0"/>
              <w:marRight w:val="0"/>
              <w:marTop w:val="0"/>
              <w:marBottom w:val="0"/>
              <w:divBdr>
                <w:top w:val="none" w:sz="0" w:space="0" w:color="auto"/>
                <w:left w:val="none" w:sz="0" w:space="0" w:color="auto"/>
                <w:bottom w:val="none" w:sz="0" w:space="0" w:color="auto"/>
                <w:right w:val="none" w:sz="0" w:space="0" w:color="auto"/>
              </w:divBdr>
            </w:div>
            <w:div w:id="833766464">
              <w:marLeft w:val="0"/>
              <w:marRight w:val="0"/>
              <w:marTop w:val="0"/>
              <w:marBottom w:val="0"/>
              <w:divBdr>
                <w:top w:val="none" w:sz="0" w:space="0" w:color="auto"/>
                <w:left w:val="none" w:sz="0" w:space="0" w:color="auto"/>
                <w:bottom w:val="none" w:sz="0" w:space="0" w:color="auto"/>
                <w:right w:val="none" w:sz="0" w:space="0" w:color="auto"/>
              </w:divBdr>
            </w:div>
            <w:div w:id="1824422086">
              <w:marLeft w:val="0"/>
              <w:marRight w:val="0"/>
              <w:marTop w:val="0"/>
              <w:marBottom w:val="0"/>
              <w:divBdr>
                <w:top w:val="none" w:sz="0" w:space="0" w:color="auto"/>
                <w:left w:val="none" w:sz="0" w:space="0" w:color="auto"/>
                <w:bottom w:val="none" w:sz="0" w:space="0" w:color="auto"/>
                <w:right w:val="none" w:sz="0" w:space="0" w:color="auto"/>
              </w:divBdr>
            </w:div>
            <w:div w:id="1667784014">
              <w:marLeft w:val="0"/>
              <w:marRight w:val="0"/>
              <w:marTop w:val="0"/>
              <w:marBottom w:val="0"/>
              <w:divBdr>
                <w:top w:val="none" w:sz="0" w:space="0" w:color="auto"/>
                <w:left w:val="none" w:sz="0" w:space="0" w:color="auto"/>
                <w:bottom w:val="none" w:sz="0" w:space="0" w:color="auto"/>
                <w:right w:val="none" w:sz="0" w:space="0" w:color="auto"/>
              </w:divBdr>
            </w:div>
            <w:div w:id="763304999">
              <w:marLeft w:val="0"/>
              <w:marRight w:val="0"/>
              <w:marTop w:val="0"/>
              <w:marBottom w:val="0"/>
              <w:divBdr>
                <w:top w:val="none" w:sz="0" w:space="0" w:color="auto"/>
                <w:left w:val="none" w:sz="0" w:space="0" w:color="auto"/>
                <w:bottom w:val="none" w:sz="0" w:space="0" w:color="auto"/>
                <w:right w:val="none" w:sz="0" w:space="0" w:color="auto"/>
              </w:divBdr>
            </w:div>
            <w:div w:id="267546107">
              <w:marLeft w:val="0"/>
              <w:marRight w:val="0"/>
              <w:marTop w:val="0"/>
              <w:marBottom w:val="0"/>
              <w:divBdr>
                <w:top w:val="none" w:sz="0" w:space="0" w:color="auto"/>
                <w:left w:val="none" w:sz="0" w:space="0" w:color="auto"/>
                <w:bottom w:val="none" w:sz="0" w:space="0" w:color="auto"/>
                <w:right w:val="none" w:sz="0" w:space="0" w:color="auto"/>
              </w:divBdr>
            </w:div>
            <w:div w:id="1278637323">
              <w:marLeft w:val="0"/>
              <w:marRight w:val="0"/>
              <w:marTop w:val="0"/>
              <w:marBottom w:val="0"/>
              <w:divBdr>
                <w:top w:val="none" w:sz="0" w:space="0" w:color="auto"/>
                <w:left w:val="none" w:sz="0" w:space="0" w:color="auto"/>
                <w:bottom w:val="none" w:sz="0" w:space="0" w:color="auto"/>
                <w:right w:val="none" w:sz="0" w:space="0" w:color="auto"/>
              </w:divBdr>
            </w:div>
            <w:div w:id="1199389678">
              <w:marLeft w:val="0"/>
              <w:marRight w:val="0"/>
              <w:marTop w:val="0"/>
              <w:marBottom w:val="0"/>
              <w:divBdr>
                <w:top w:val="none" w:sz="0" w:space="0" w:color="auto"/>
                <w:left w:val="none" w:sz="0" w:space="0" w:color="auto"/>
                <w:bottom w:val="none" w:sz="0" w:space="0" w:color="auto"/>
                <w:right w:val="none" w:sz="0" w:space="0" w:color="auto"/>
              </w:divBdr>
            </w:div>
            <w:div w:id="1032921027">
              <w:marLeft w:val="0"/>
              <w:marRight w:val="0"/>
              <w:marTop w:val="0"/>
              <w:marBottom w:val="0"/>
              <w:divBdr>
                <w:top w:val="none" w:sz="0" w:space="0" w:color="auto"/>
                <w:left w:val="none" w:sz="0" w:space="0" w:color="auto"/>
                <w:bottom w:val="none" w:sz="0" w:space="0" w:color="auto"/>
                <w:right w:val="none" w:sz="0" w:space="0" w:color="auto"/>
              </w:divBdr>
            </w:div>
            <w:div w:id="3161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78452">
      <w:bodyDiv w:val="1"/>
      <w:marLeft w:val="0"/>
      <w:marRight w:val="0"/>
      <w:marTop w:val="0"/>
      <w:marBottom w:val="0"/>
      <w:divBdr>
        <w:top w:val="none" w:sz="0" w:space="0" w:color="auto"/>
        <w:left w:val="none" w:sz="0" w:space="0" w:color="auto"/>
        <w:bottom w:val="none" w:sz="0" w:space="0" w:color="auto"/>
        <w:right w:val="none" w:sz="0" w:space="0" w:color="auto"/>
      </w:divBdr>
      <w:divsChild>
        <w:div w:id="1212762625">
          <w:marLeft w:val="0"/>
          <w:marRight w:val="0"/>
          <w:marTop w:val="0"/>
          <w:marBottom w:val="0"/>
          <w:divBdr>
            <w:top w:val="none" w:sz="0" w:space="0" w:color="auto"/>
            <w:left w:val="none" w:sz="0" w:space="0" w:color="auto"/>
            <w:bottom w:val="none" w:sz="0" w:space="0" w:color="auto"/>
            <w:right w:val="none" w:sz="0" w:space="0" w:color="auto"/>
          </w:divBdr>
          <w:divsChild>
            <w:div w:id="716589681">
              <w:marLeft w:val="0"/>
              <w:marRight w:val="0"/>
              <w:marTop w:val="0"/>
              <w:marBottom w:val="0"/>
              <w:divBdr>
                <w:top w:val="none" w:sz="0" w:space="0" w:color="auto"/>
                <w:left w:val="none" w:sz="0" w:space="0" w:color="auto"/>
                <w:bottom w:val="none" w:sz="0" w:space="0" w:color="auto"/>
                <w:right w:val="none" w:sz="0" w:space="0" w:color="auto"/>
              </w:divBdr>
            </w:div>
            <w:div w:id="2146964910">
              <w:marLeft w:val="0"/>
              <w:marRight w:val="0"/>
              <w:marTop w:val="0"/>
              <w:marBottom w:val="0"/>
              <w:divBdr>
                <w:top w:val="none" w:sz="0" w:space="0" w:color="auto"/>
                <w:left w:val="none" w:sz="0" w:space="0" w:color="auto"/>
                <w:bottom w:val="none" w:sz="0" w:space="0" w:color="auto"/>
                <w:right w:val="none" w:sz="0" w:space="0" w:color="auto"/>
              </w:divBdr>
            </w:div>
            <w:div w:id="1266694072">
              <w:marLeft w:val="0"/>
              <w:marRight w:val="0"/>
              <w:marTop w:val="0"/>
              <w:marBottom w:val="0"/>
              <w:divBdr>
                <w:top w:val="none" w:sz="0" w:space="0" w:color="auto"/>
                <w:left w:val="none" w:sz="0" w:space="0" w:color="auto"/>
                <w:bottom w:val="none" w:sz="0" w:space="0" w:color="auto"/>
                <w:right w:val="none" w:sz="0" w:space="0" w:color="auto"/>
              </w:divBdr>
            </w:div>
            <w:div w:id="766004335">
              <w:marLeft w:val="0"/>
              <w:marRight w:val="0"/>
              <w:marTop w:val="0"/>
              <w:marBottom w:val="0"/>
              <w:divBdr>
                <w:top w:val="none" w:sz="0" w:space="0" w:color="auto"/>
                <w:left w:val="none" w:sz="0" w:space="0" w:color="auto"/>
                <w:bottom w:val="none" w:sz="0" w:space="0" w:color="auto"/>
                <w:right w:val="none" w:sz="0" w:space="0" w:color="auto"/>
              </w:divBdr>
            </w:div>
            <w:div w:id="1450590806">
              <w:marLeft w:val="0"/>
              <w:marRight w:val="0"/>
              <w:marTop w:val="0"/>
              <w:marBottom w:val="0"/>
              <w:divBdr>
                <w:top w:val="none" w:sz="0" w:space="0" w:color="auto"/>
                <w:left w:val="none" w:sz="0" w:space="0" w:color="auto"/>
                <w:bottom w:val="none" w:sz="0" w:space="0" w:color="auto"/>
                <w:right w:val="none" w:sz="0" w:space="0" w:color="auto"/>
              </w:divBdr>
            </w:div>
            <w:div w:id="1745957053">
              <w:marLeft w:val="0"/>
              <w:marRight w:val="0"/>
              <w:marTop w:val="0"/>
              <w:marBottom w:val="0"/>
              <w:divBdr>
                <w:top w:val="none" w:sz="0" w:space="0" w:color="auto"/>
                <w:left w:val="none" w:sz="0" w:space="0" w:color="auto"/>
                <w:bottom w:val="none" w:sz="0" w:space="0" w:color="auto"/>
                <w:right w:val="none" w:sz="0" w:space="0" w:color="auto"/>
              </w:divBdr>
            </w:div>
            <w:div w:id="1700887220">
              <w:marLeft w:val="0"/>
              <w:marRight w:val="0"/>
              <w:marTop w:val="0"/>
              <w:marBottom w:val="0"/>
              <w:divBdr>
                <w:top w:val="none" w:sz="0" w:space="0" w:color="auto"/>
                <w:left w:val="none" w:sz="0" w:space="0" w:color="auto"/>
                <w:bottom w:val="none" w:sz="0" w:space="0" w:color="auto"/>
                <w:right w:val="none" w:sz="0" w:space="0" w:color="auto"/>
              </w:divBdr>
            </w:div>
            <w:div w:id="1912158018">
              <w:marLeft w:val="0"/>
              <w:marRight w:val="0"/>
              <w:marTop w:val="0"/>
              <w:marBottom w:val="0"/>
              <w:divBdr>
                <w:top w:val="none" w:sz="0" w:space="0" w:color="auto"/>
                <w:left w:val="none" w:sz="0" w:space="0" w:color="auto"/>
                <w:bottom w:val="none" w:sz="0" w:space="0" w:color="auto"/>
                <w:right w:val="none" w:sz="0" w:space="0" w:color="auto"/>
              </w:divBdr>
            </w:div>
            <w:div w:id="1984039145">
              <w:marLeft w:val="0"/>
              <w:marRight w:val="0"/>
              <w:marTop w:val="0"/>
              <w:marBottom w:val="0"/>
              <w:divBdr>
                <w:top w:val="none" w:sz="0" w:space="0" w:color="auto"/>
                <w:left w:val="none" w:sz="0" w:space="0" w:color="auto"/>
                <w:bottom w:val="none" w:sz="0" w:space="0" w:color="auto"/>
                <w:right w:val="none" w:sz="0" w:space="0" w:color="auto"/>
              </w:divBdr>
            </w:div>
            <w:div w:id="1501852674">
              <w:marLeft w:val="0"/>
              <w:marRight w:val="0"/>
              <w:marTop w:val="0"/>
              <w:marBottom w:val="0"/>
              <w:divBdr>
                <w:top w:val="none" w:sz="0" w:space="0" w:color="auto"/>
                <w:left w:val="none" w:sz="0" w:space="0" w:color="auto"/>
                <w:bottom w:val="none" w:sz="0" w:space="0" w:color="auto"/>
                <w:right w:val="none" w:sz="0" w:space="0" w:color="auto"/>
              </w:divBdr>
            </w:div>
            <w:div w:id="458259263">
              <w:marLeft w:val="0"/>
              <w:marRight w:val="0"/>
              <w:marTop w:val="0"/>
              <w:marBottom w:val="0"/>
              <w:divBdr>
                <w:top w:val="none" w:sz="0" w:space="0" w:color="auto"/>
                <w:left w:val="none" w:sz="0" w:space="0" w:color="auto"/>
                <w:bottom w:val="none" w:sz="0" w:space="0" w:color="auto"/>
                <w:right w:val="none" w:sz="0" w:space="0" w:color="auto"/>
              </w:divBdr>
            </w:div>
            <w:div w:id="1100756672">
              <w:marLeft w:val="0"/>
              <w:marRight w:val="0"/>
              <w:marTop w:val="0"/>
              <w:marBottom w:val="0"/>
              <w:divBdr>
                <w:top w:val="none" w:sz="0" w:space="0" w:color="auto"/>
                <w:left w:val="none" w:sz="0" w:space="0" w:color="auto"/>
                <w:bottom w:val="none" w:sz="0" w:space="0" w:color="auto"/>
                <w:right w:val="none" w:sz="0" w:space="0" w:color="auto"/>
              </w:divBdr>
            </w:div>
            <w:div w:id="67967676">
              <w:marLeft w:val="0"/>
              <w:marRight w:val="0"/>
              <w:marTop w:val="0"/>
              <w:marBottom w:val="0"/>
              <w:divBdr>
                <w:top w:val="none" w:sz="0" w:space="0" w:color="auto"/>
                <w:left w:val="none" w:sz="0" w:space="0" w:color="auto"/>
                <w:bottom w:val="none" w:sz="0" w:space="0" w:color="auto"/>
                <w:right w:val="none" w:sz="0" w:space="0" w:color="auto"/>
              </w:divBdr>
            </w:div>
            <w:div w:id="561327392">
              <w:marLeft w:val="0"/>
              <w:marRight w:val="0"/>
              <w:marTop w:val="0"/>
              <w:marBottom w:val="0"/>
              <w:divBdr>
                <w:top w:val="none" w:sz="0" w:space="0" w:color="auto"/>
                <w:left w:val="none" w:sz="0" w:space="0" w:color="auto"/>
                <w:bottom w:val="none" w:sz="0" w:space="0" w:color="auto"/>
                <w:right w:val="none" w:sz="0" w:space="0" w:color="auto"/>
              </w:divBdr>
            </w:div>
            <w:div w:id="817109225">
              <w:marLeft w:val="0"/>
              <w:marRight w:val="0"/>
              <w:marTop w:val="0"/>
              <w:marBottom w:val="0"/>
              <w:divBdr>
                <w:top w:val="none" w:sz="0" w:space="0" w:color="auto"/>
                <w:left w:val="none" w:sz="0" w:space="0" w:color="auto"/>
                <w:bottom w:val="none" w:sz="0" w:space="0" w:color="auto"/>
                <w:right w:val="none" w:sz="0" w:space="0" w:color="auto"/>
              </w:divBdr>
            </w:div>
            <w:div w:id="750002238">
              <w:marLeft w:val="0"/>
              <w:marRight w:val="0"/>
              <w:marTop w:val="0"/>
              <w:marBottom w:val="0"/>
              <w:divBdr>
                <w:top w:val="none" w:sz="0" w:space="0" w:color="auto"/>
                <w:left w:val="none" w:sz="0" w:space="0" w:color="auto"/>
                <w:bottom w:val="none" w:sz="0" w:space="0" w:color="auto"/>
                <w:right w:val="none" w:sz="0" w:space="0" w:color="auto"/>
              </w:divBdr>
            </w:div>
            <w:div w:id="1276923">
              <w:marLeft w:val="0"/>
              <w:marRight w:val="0"/>
              <w:marTop w:val="0"/>
              <w:marBottom w:val="0"/>
              <w:divBdr>
                <w:top w:val="none" w:sz="0" w:space="0" w:color="auto"/>
                <w:left w:val="none" w:sz="0" w:space="0" w:color="auto"/>
                <w:bottom w:val="none" w:sz="0" w:space="0" w:color="auto"/>
                <w:right w:val="none" w:sz="0" w:space="0" w:color="auto"/>
              </w:divBdr>
            </w:div>
            <w:div w:id="1782186058">
              <w:marLeft w:val="0"/>
              <w:marRight w:val="0"/>
              <w:marTop w:val="0"/>
              <w:marBottom w:val="0"/>
              <w:divBdr>
                <w:top w:val="none" w:sz="0" w:space="0" w:color="auto"/>
                <w:left w:val="none" w:sz="0" w:space="0" w:color="auto"/>
                <w:bottom w:val="none" w:sz="0" w:space="0" w:color="auto"/>
                <w:right w:val="none" w:sz="0" w:space="0" w:color="auto"/>
              </w:divBdr>
            </w:div>
            <w:div w:id="626815262">
              <w:marLeft w:val="0"/>
              <w:marRight w:val="0"/>
              <w:marTop w:val="0"/>
              <w:marBottom w:val="0"/>
              <w:divBdr>
                <w:top w:val="none" w:sz="0" w:space="0" w:color="auto"/>
                <w:left w:val="none" w:sz="0" w:space="0" w:color="auto"/>
                <w:bottom w:val="none" w:sz="0" w:space="0" w:color="auto"/>
                <w:right w:val="none" w:sz="0" w:space="0" w:color="auto"/>
              </w:divBdr>
            </w:div>
            <w:div w:id="957837757">
              <w:marLeft w:val="0"/>
              <w:marRight w:val="0"/>
              <w:marTop w:val="0"/>
              <w:marBottom w:val="0"/>
              <w:divBdr>
                <w:top w:val="none" w:sz="0" w:space="0" w:color="auto"/>
                <w:left w:val="none" w:sz="0" w:space="0" w:color="auto"/>
                <w:bottom w:val="none" w:sz="0" w:space="0" w:color="auto"/>
                <w:right w:val="none" w:sz="0" w:space="0" w:color="auto"/>
              </w:divBdr>
            </w:div>
            <w:div w:id="449319074">
              <w:marLeft w:val="0"/>
              <w:marRight w:val="0"/>
              <w:marTop w:val="0"/>
              <w:marBottom w:val="0"/>
              <w:divBdr>
                <w:top w:val="none" w:sz="0" w:space="0" w:color="auto"/>
                <w:left w:val="none" w:sz="0" w:space="0" w:color="auto"/>
                <w:bottom w:val="none" w:sz="0" w:space="0" w:color="auto"/>
                <w:right w:val="none" w:sz="0" w:space="0" w:color="auto"/>
              </w:divBdr>
            </w:div>
            <w:div w:id="403067613">
              <w:marLeft w:val="0"/>
              <w:marRight w:val="0"/>
              <w:marTop w:val="0"/>
              <w:marBottom w:val="0"/>
              <w:divBdr>
                <w:top w:val="none" w:sz="0" w:space="0" w:color="auto"/>
                <w:left w:val="none" w:sz="0" w:space="0" w:color="auto"/>
                <w:bottom w:val="none" w:sz="0" w:space="0" w:color="auto"/>
                <w:right w:val="none" w:sz="0" w:space="0" w:color="auto"/>
              </w:divBdr>
            </w:div>
            <w:div w:id="251354100">
              <w:marLeft w:val="0"/>
              <w:marRight w:val="0"/>
              <w:marTop w:val="0"/>
              <w:marBottom w:val="0"/>
              <w:divBdr>
                <w:top w:val="none" w:sz="0" w:space="0" w:color="auto"/>
                <w:left w:val="none" w:sz="0" w:space="0" w:color="auto"/>
                <w:bottom w:val="none" w:sz="0" w:space="0" w:color="auto"/>
                <w:right w:val="none" w:sz="0" w:space="0" w:color="auto"/>
              </w:divBdr>
            </w:div>
            <w:div w:id="1421364870">
              <w:marLeft w:val="0"/>
              <w:marRight w:val="0"/>
              <w:marTop w:val="0"/>
              <w:marBottom w:val="0"/>
              <w:divBdr>
                <w:top w:val="none" w:sz="0" w:space="0" w:color="auto"/>
                <w:left w:val="none" w:sz="0" w:space="0" w:color="auto"/>
                <w:bottom w:val="none" w:sz="0" w:space="0" w:color="auto"/>
                <w:right w:val="none" w:sz="0" w:space="0" w:color="auto"/>
              </w:divBdr>
            </w:div>
            <w:div w:id="2013870282">
              <w:marLeft w:val="0"/>
              <w:marRight w:val="0"/>
              <w:marTop w:val="0"/>
              <w:marBottom w:val="0"/>
              <w:divBdr>
                <w:top w:val="none" w:sz="0" w:space="0" w:color="auto"/>
                <w:left w:val="none" w:sz="0" w:space="0" w:color="auto"/>
                <w:bottom w:val="none" w:sz="0" w:space="0" w:color="auto"/>
                <w:right w:val="none" w:sz="0" w:space="0" w:color="auto"/>
              </w:divBdr>
            </w:div>
            <w:div w:id="1157067311">
              <w:marLeft w:val="0"/>
              <w:marRight w:val="0"/>
              <w:marTop w:val="0"/>
              <w:marBottom w:val="0"/>
              <w:divBdr>
                <w:top w:val="none" w:sz="0" w:space="0" w:color="auto"/>
                <w:left w:val="none" w:sz="0" w:space="0" w:color="auto"/>
                <w:bottom w:val="none" w:sz="0" w:space="0" w:color="auto"/>
                <w:right w:val="none" w:sz="0" w:space="0" w:color="auto"/>
              </w:divBdr>
            </w:div>
            <w:div w:id="403797607">
              <w:marLeft w:val="0"/>
              <w:marRight w:val="0"/>
              <w:marTop w:val="0"/>
              <w:marBottom w:val="0"/>
              <w:divBdr>
                <w:top w:val="none" w:sz="0" w:space="0" w:color="auto"/>
                <w:left w:val="none" w:sz="0" w:space="0" w:color="auto"/>
                <w:bottom w:val="none" w:sz="0" w:space="0" w:color="auto"/>
                <w:right w:val="none" w:sz="0" w:space="0" w:color="auto"/>
              </w:divBdr>
            </w:div>
            <w:div w:id="1991985029">
              <w:marLeft w:val="0"/>
              <w:marRight w:val="0"/>
              <w:marTop w:val="0"/>
              <w:marBottom w:val="0"/>
              <w:divBdr>
                <w:top w:val="none" w:sz="0" w:space="0" w:color="auto"/>
                <w:left w:val="none" w:sz="0" w:space="0" w:color="auto"/>
                <w:bottom w:val="none" w:sz="0" w:space="0" w:color="auto"/>
                <w:right w:val="none" w:sz="0" w:space="0" w:color="auto"/>
              </w:divBdr>
            </w:div>
            <w:div w:id="1167985192">
              <w:marLeft w:val="0"/>
              <w:marRight w:val="0"/>
              <w:marTop w:val="0"/>
              <w:marBottom w:val="0"/>
              <w:divBdr>
                <w:top w:val="none" w:sz="0" w:space="0" w:color="auto"/>
                <w:left w:val="none" w:sz="0" w:space="0" w:color="auto"/>
                <w:bottom w:val="none" w:sz="0" w:space="0" w:color="auto"/>
                <w:right w:val="none" w:sz="0" w:space="0" w:color="auto"/>
              </w:divBdr>
            </w:div>
            <w:div w:id="536160759">
              <w:marLeft w:val="0"/>
              <w:marRight w:val="0"/>
              <w:marTop w:val="0"/>
              <w:marBottom w:val="0"/>
              <w:divBdr>
                <w:top w:val="none" w:sz="0" w:space="0" w:color="auto"/>
                <w:left w:val="none" w:sz="0" w:space="0" w:color="auto"/>
                <w:bottom w:val="none" w:sz="0" w:space="0" w:color="auto"/>
                <w:right w:val="none" w:sz="0" w:space="0" w:color="auto"/>
              </w:divBdr>
            </w:div>
            <w:div w:id="166991209">
              <w:marLeft w:val="0"/>
              <w:marRight w:val="0"/>
              <w:marTop w:val="0"/>
              <w:marBottom w:val="0"/>
              <w:divBdr>
                <w:top w:val="none" w:sz="0" w:space="0" w:color="auto"/>
                <w:left w:val="none" w:sz="0" w:space="0" w:color="auto"/>
                <w:bottom w:val="none" w:sz="0" w:space="0" w:color="auto"/>
                <w:right w:val="none" w:sz="0" w:space="0" w:color="auto"/>
              </w:divBdr>
            </w:div>
            <w:div w:id="1944604560">
              <w:marLeft w:val="0"/>
              <w:marRight w:val="0"/>
              <w:marTop w:val="0"/>
              <w:marBottom w:val="0"/>
              <w:divBdr>
                <w:top w:val="none" w:sz="0" w:space="0" w:color="auto"/>
                <w:left w:val="none" w:sz="0" w:space="0" w:color="auto"/>
                <w:bottom w:val="none" w:sz="0" w:space="0" w:color="auto"/>
                <w:right w:val="none" w:sz="0" w:space="0" w:color="auto"/>
              </w:divBdr>
            </w:div>
            <w:div w:id="1425489413">
              <w:marLeft w:val="0"/>
              <w:marRight w:val="0"/>
              <w:marTop w:val="0"/>
              <w:marBottom w:val="0"/>
              <w:divBdr>
                <w:top w:val="none" w:sz="0" w:space="0" w:color="auto"/>
                <w:left w:val="none" w:sz="0" w:space="0" w:color="auto"/>
                <w:bottom w:val="none" w:sz="0" w:space="0" w:color="auto"/>
                <w:right w:val="none" w:sz="0" w:space="0" w:color="auto"/>
              </w:divBdr>
            </w:div>
            <w:div w:id="1658147247">
              <w:marLeft w:val="0"/>
              <w:marRight w:val="0"/>
              <w:marTop w:val="0"/>
              <w:marBottom w:val="0"/>
              <w:divBdr>
                <w:top w:val="none" w:sz="0" w:space="0" w:color="auto"/>
                <w:left w:val="none" w:sz="0" w:space="0" w:color="auto"/>
                <w:bottom w:val="none" w:sz="0" w:space="0" w:color="auto"/>
                <w:right w:val="none" w:sz="0" w:space="0" w:color="auto"/>
              </w:divBdr>
            </w:div>
            <w:div w:id="1404185622">
              <w:marLeft w:val="0"/>
              <w:marRight w:val="0"/>
              <w:marTop w:val="0"/>
              <w:marBottom w:val="0"/>
              <w:divBdr>
                <w:top w:val="none" w:sz="0" w:space="0" w:color="auto"/>
                <w:left w:val="none" w:sz="0" w:space="0" w:color="auto"/>
                <w:bottom w:val="none" w:sz="0" w:space="0" w:color="auto"/>
                <w:right w:val="none" w:sz="0" w:space="0" w:color="auto"/>
              </w:divBdr>
            </w:div>
            <w:div w:id="1273826011">
              <w:marLeft w:val="0"/>
              <w:marRight w:val="0"/>
              <w:marTop w:val="0"/>
              <w:marBottom w:val="0"/>
              <w:divBdr>
                <w:top w:val="none" w:sz="0" w:space="0" w:color="auto"/>
                <w:left w:val="none" w:sz="0" w:space="0" w:color="auto"/>
                <w:bottom w:val="none" w:sz="0" w:space="0" w:color="auto"/>
                <w:right w:val="none" w:sz="0" w:space="0" w:color="auto"/>
              </w:divBdr>
            </w:div>
            <w:div w:id="111094145">
              <w:marLeft w:val="0"/>
              <w:marRight w:val="0"/>
              <w:marTop w:val="0"/>
              <w:marBottom w:val="0"/>
              <w:divBdr>
                <w:top w:val="none" w:sz="0" w:space="0" w:color="auto"/>
                <w:left w:val="none" w:sz="0" w:space="0" w:color="auto"/>
                <w:bottom w:val="none" w:sz="0" w:space="0" w:color="auto"/>
                <w:right w:val="none" w:sz="0" w:space="0" w:color="auto"/>
              </w:divBdr>
            </w:div>
            <w:div w:id="1554736564">
              <w:marLeft w:val="0"/>
              <w:marRight w:val="0"/>
              <w:marTop w:val="0"/>
              <w:marBottom w:val="0"/>
              <w:divBdr>
                <w:top w:val="none" w:sz="0" w:space="0" w:color="auto"/>
                <w:left w:val="none" w:sz="0" w:space="0" w:color="auto"/>
                <w:bottom w:val="none" w:sz="0" w:space="0" w:color="auto"/>
                <w:right w:val="none" w:sz="0" w:space="0" w:color="auto"/>
              </w:divBdr>
            </w:div>
            <w:div w:id="1132092087">
              <w:marLeft w:val="0"/>
              <w:marRight w:val="0"/>
              <w:marTop w:val="0"/>
              <w:marBottom w:val="0"/>
              <w:divBdr>
                <w:top w:val="none" w:sz="0" w:space="0" w:color="auto"/>
                <w:left w:val="none" w:sz="0" w:space="0" w:color="auto"/>
                <w:bottom w:val="none" w:sz="0" w:space="0" w:color="auto"/>
                <w:right w:val="none" w:sz="0" w:space="0" w:color="auto"/>
              </w:divBdr>
            </w:div>
            <w:div w:id="1179663524">
              <w:marLeft w:val="0"/>
              <w:marRight w:val="0"/>
              <w:marTop w:val="0"/>
              <w:marBottom w:val="0"/>
              <w:divBdr>
                <w:top w:val="none" w:sz="0" w:space="0" w:color="auto"/>
                <w:left w:val="none" w:sz="0" w:space="0" w:color="auto"/>
                <w:bottom w:val="none" w:sz="0" w:space="0" w:color="auto"/>
                <w:right w:val="none" w:sz="0" w:space="0" w:color="auto"/>
              </w:divBdr>
            </w:div>
            <w:div w:id="201334491">
              <w:marLeft w:val="0"/>
              <w:marRight w:val="0"/>
              <w:marTop w:val="0"/>
              <w:marBottom w:val="0"/>
              <w:divBdr>
                <w:top w:val="none" w:sz="0" w:space="0" w:color="auto"/>
                <w:left w:val="none" w:sz="0" w:space="0" w:color="auto"/>
                <w:bottom w:val="none" w:sz="0" w:space="0" w:color="auto"/>
                <w:right w:val="none" w:sz="0" w:space="0" w:color="auto"/>
              </w:divBdr>
            </w:div>
            <w:div w:id="1270624934">
              <w:marLeft w:val="0"/>
              <w:marRight w:val="0"/>
              <w:marTop w:val="0"/>
              <w:marBottom w:val="0"/>
              <w:divBdr>
                <w:top w:val="none" w:sz="0" w:space="0" w:color="auto"/>
                <w:left w:val="none" w:sz="0" w:space="0" w:color="auto"/>
                <w:bottom w:val="none" w:sz="0" w:space="0" w:color="auto"/>
                <w:right w:val="none" w:sz="0" w:space="0" w:color="auto"/>
              </w:divBdr>
            </w:div>
            <w:div w:id="383140580">
              <w:marLeft w:val="0"/>
              <w:marRight w:val="0"/>
              <w:marTop w:val="0"/>
              <w:marBottom w:val="0"/>
              <w:divBdr>
                <w:top w:val="none" w:sz="0" w:space="0" w:color="auto"/>
                <w:left w:val="none" w:sz="0" w:space="0" w:color="auto"/>
                <w:bottom w:val="none" w:sz="0" w:space="0" w:color="auto"/>
                <w:right w:val="none" w:sz="0" w:space="0" w:color="auto"/>
              </w:divBdr>
            </w:div>
            <w:div w:id="1105930299">
              <w:marLeft w:val="0"/>
              <w:marRight w:val="0"/>
              <w:marTop w:val="0"/>
              <w:marBottom w:val="0"/>
              <w:divBdr>
                <w:top w:val="none" w:sz="0" w:space="0" w:color="auto"/>
                <w:left w:val="none" w:sz="0" w:space="0" w:color="auto"/>
                <w:bottom w:val="none" w:sz="0" w:space="0" w:color="auto"/>
                <w:right w:val="none" w:sz="0" w:space="0" w:color="auto"/>
              </w:divBdr>
            </w:div>
            <w:div w:id="1950309080">
              <w:marLeft w:val="0"/>
              <w:marRight w:val="0"/>
              <w:marTop w:val="0"/>
              <w:marBottom w:val="0"/>
              <w:divBdr>
                <w:top w:val="none" w:sz="0" w:space="0" w:color="auto"/>
                <w:left w:val="none" w:sz="0" w:space="0" w:color="auto"/>
                <w:bottom w:val="none" w:sz="0" w:space="0" w:color="auto"/>
                <w:right w:val="none" w:sz="0" w:space="0" w:color="auto"/>
              </w:divBdr>
            </w:div>
            <w:div w:id="1114254421">
              <w:marLeft w:val="0"/>
              <w:marRight w:val="0"/>
              <w:marTop w:val="0"/>
              <w:marBottom w:val="0"/>
              <w:divBdr>
                <w:top w:val="none" w:sz="0" w:space="0" w:color="auto"/>
                <w:left w:val="none" w:sz="0" w:space="0" w:color="auto"/>
                <w:bottom w:val="none" w:sz="0" w:space="0" w:color="auto"/>
                <w:right w:val="none" w:sz="0" w:space="0" w:color="auto"/>
              </w:divBdr>
            </w:div>
            <w:div w:id="1523930228">
              <w:marLeft w:val="0"/>
              <w:marRight w:val="0"/>
              <w:marTop w:val="0"/>
              <w:marBottom w:val="0"/>
              <w:divBdr>
                <w:top w:val="none" w:sz="0" w:space="0" w:color="auto"/>
                <w:left w:val="none" w:sz="0" w:space="0" w:color="auto"/>
                <w:bottom w:val="none" w:sz="0" w:space="0" w:color="auto"/>
                <w:right w:val="none" w:sz="0" w:space="0" w:color="auto"/>
              </w:divBdr>
            </w:div>
            <w:div w:id="192690199">
              <w:marLeft w:val="0"/>
              <w:marRight w:val="0"/>
              <w:marTop w:val="0"/>
              <w:marBottom w:val="0"/>
              <w:divBdr>
                <w:top w:val="none" w:sz="0" w:space="0" w:color="auto"/>
                <w:left w:val="none" w:sz="0" w:space="0" w:color="auto"/>
                <w:bottom w:val="none" w:sz="0" w:space="0" w:color="auto"/>
                <w:right w:val="none" w:sz="0" w:space="0" w:color="auto"/>
              </w:divBdr>
            </w:div>
            <w:div w:id="1515070361">
              <w:marLeft w:val="0"/>
              <w:marRight w:val="0"/>
              <w:marTop w:val="0"/>
              <w:marBottom w:val="0"/>
              <w:divBdr>
                <w:top w:val="none" w:sz="0" w:space="0" w:color="auto"/>
                <w:left w:val="none" w:sz="0" w:space="0" w:color="auto"/>
                <w:bottom w:val="none" w:sz="0" w:space="0" w:color="auto"/>
                <w:right w:val="none" w:sz="0" w:space="0" w:color="auto"/>
              </w:divBdr>
            </w:div>
            <w:div w:id="695887616">
              <w:marLeft w:val="0"/>
              <w:marRight w:val="0"/>
              <w:marTop w:val="0"/>
              <w:marBottom w:val="0"/>
              <w:divBdr>
                <w:top w:val="none" w:sz="0" w:space="0" w:color="auto"/>
                <w:left w:val="none" w:sz="0" w:space="0" w:color="auto"/>
                <w:bottom w:val="none" w:sz="0" w:space="0" w:color="auto"/>
                <w:right w:val="none" w:sz="0" w:space="0" w:color="auto"/>
              </w:divBdr>
            </w:div>
            <w:div w:id="153184232">
              <w:marLeft w:val="0"/>
              <w:marRight w:val="0"/>
              <w:marTop w:val="0"/>
              <w:marBottom w:val="0"/>
              <w:divBdr>
                <w:top w:val="none" w:sz="0" w:space="0" w:color="auto"/>
                <w:left w:val="none" w:sz="0" w:space="0" w:color="auto"/>
                <w:bottom w:val="none" w:sz="0" w:space="0" w:color="auto"/>
                <w:right w:val="none" w:sz="0" w:space="0" w:color="auto"/>
              </w:divBdr>
            </w:div>
            <w:div w:id="1436710650">
              <w:marLeft w:val="0"/>
              <w:marRight w:val="0"/>
              <w:marTop w:val="0"/>
              <w:marBottom w:val="0"/>
              <w:divBdr>
                <w:top w:val="none" w:sz="0" w:space="0" w:color="auto"/>
                <w:left w:val="none" w:sz="0" w:space="0" w:color="auto"/>
                <w:bottom w:val="none" w:sz="0" w:space="0" w:color="auto"/>
                <w:right w:val="none" w:sz="0" w:space="0" w:color="auto"/>
              </w:divBdr>
            </w:div>
            <w:div w:id="28996128">
              <w:marLeft w:val="0"/>
              <w:marRight w:val="0"/>
              <w:marTop w:val="0"/>
              <w:marBottom w:val="0"/>
              <w:divBdr>
                <w:top w:val="none" w:sz="0" w:space="0" w:color="auto"/>
                <w:left w:val="none" w:sz="0" w:space="0" w:color="auto"/>
                <w:bottom w:val="none" w:sz="0" w:space="0" w:color="auto"/>
                <w:right w:val="none" w:sz="0" w:space="0" w:color="auto"/>
              </w:divBdr>
            </w:div>
            <w:div w:id="1447504928">
              <w:marLeft w:val="0"/>
              <w:marRight w:val="0"/>
              <w:marTop w:val="0"/>
              <w:marBottom w:val="0"/>
              <w:divBdr>
                <w:top w:val="none" w:sz="0" w:space="0" w:color="auto"/>
                <w:left w:val="none" w:sz="0" w:space="0" w:color="auto"/>
                <w:bottom w:val="none" w:sz="0" w:space="0" w:color="auto"/>
                <w:right w:val="none" w:sz="0" w:space="0" w:color="auto"/>
              </w:divBdr>
            </w:div>
            <w:div w:id="1574048110">
              <w:marLeft w:val="0"/>
              <w:marRight w:val="0"/>
              <w:marTop w:val="0"/>
              <w:marBottom w:val="0"/>
              <w:divBdr>
                <w:top w:val="none" w:sz="0" w:space="0" w:color="auto"/>
                <w:left w:val="none" w:sz="0" w:space="0" w:color="auto"/>
                <w:bottom w:val="none" w:sz="0" w:space="0" w:color="auto"/>
                <w:right w:val="none" w:sz="0" w:space="0" w:color="auto"/>
              </w:divBdr>
            </w:div>
            <w:div w:id="665786364">
              <w:marLeft w:val="0"/>
              <w:marRight w:val="0"/>
              <w:marTop w:val="0"/>
              <w:marBottom w:val="0"/>
              <w:divBdr>
                <w:top w:val="none" w:sz="0" w:space="0" w:color="auto"/>
                <w:left w:val="none" w:sz="0" w:space="0" w:color="auto"/>
                <w:bottom w:val="none" w:sz="0" w:space="0" w:color="auto"/>
                <w:right w:val="none" w:sz="0" w:space="0" w:color="auto"/>
              </w:divBdr>
            </w:div>
            <w:div w:id="843981028">
              <w:marLeft w:val="0"/>
              <w:marRight w:val="0"/>
              <w:marTop w:val="0"/>
              <w:marBottom w:val="0"/>
              <w:divBdr>
                <w:top w:val="none" w:sz="0" w:space="0" w:color="auto"/>
                <w:left w:val="none" w:sz="0" w:space="0" w:color="auto"/>
                <w:bottom w:val="none" w:sz="0" w:space="0" w:color="auto"/>
                <w:right w:val="none" w:sz="0" w:space="0" w:color="auto"/>
              </w:divBdr>
            </w:div>
            <w:div w:id="1846819303">
              <w:marLeft w:val="0"/>
              <w:marRight w:val="0"/>
              <w:marTop w:val="0"/>
              <w:marBottom w:val="0"/>
              <w:divBdr>
                <w:top w:val="none" w:sz="0" w:space="0" w:color="auto"/>
                <w:left w:val="none" w:sz="0" w:space="0" w:color="auto"/>
                <w:bottom w:val="none" w:sz="0" w:space="0" w:color="auto"/>
                <w:right w:val="none" w:sz="0" w:space="0" w:color="auto"/>
              </w:divBdr>
            </w:div>
            <w:div w:id="1685784498">
              <w:marLeft w:val="0"/>
              <w:marRight w:val="0"/>
              <w:marTop w:val="0"/>
              <w:marBottom w:val="0"/>
              <w:divBdr>
                <w:top w:val="none" w:sz="0" w:space="0" w:color="auto"/>
                <w:left w:val="none" w:sz="0" w:space="0" w:color="auto"/>
                <w:bottom w:val="none" w:sz="0" w:space="0" w:color="auto"/>
                <w:right w:val="none" w:sz="0" w:space="0" w:color="auto"/>
              </w:divBdr>
            </w:div>
            <w:div w:id="1173834105">
              <w:marLeft w:val="0"/>
              <w:marRight w:val="0"/>
              <w:marTop w:val="0"/>
              <w:marBottom w:val="0"/>
              <w:divBdr>
                <w:top w:val="none" w:sz="0" w:space="0" w:color="auto"/>
                <w:left w:val="none" w:sz="0" w:space="0" w:color="auto"/>
                <w:bottom w:val="none" w:sz="0" w:space="0" w:color="auto"/>
                <w:right w:val="none" w:sz="0" w:space="0" w:color="auto"/>
              </w:divBdr>
            </w:div>
            <w:div w:id="1336300756">
              <w:marLeft w:val="0"/>
              <w:marRight w:val="0"/>
              <w:marTop w:val="0"/>
              <w:marBottom w:val="0"/>
              <w:divBdr>
                <w:top w:val="none" w:sz="0" w:space="0" w:color="auto"/>
                <w:left w:val="none" w:sz="0" w:space="0" w:color="auto"/>
                <w:bottom w:val="none" w:sz="0" w:space="0" w:color="auto"/>
                <w:right w:val="none" w:sz="0" w:space="0" w:color="auto"/>
              </w:divBdr>
            </w:div>
            <w:div w:id="1489787779">
              <w:marLeft w:val="0"/>
              <w:marRight w:val="0"/>
              <w:marTop w:val="0"/>
              <w:marBottom w:val="0"/>
              <w:divBdr>
                <w:top w:val="none" w:sz="0" w:space="0" w:color="auto"/>
                <w:left w:val="none" w:sz="0" w:space="0" w:color="auto"/>
                <w:bottom w:val="none" w:sz="0" w:space="0" w:color="auto"/>
                <w:right w:val="none" w:sz="0" w:space="0" w:color="auto"/>
              </w:divBdr>
            </w:div>
            <w:div w:id="1535456789">
              <w:marLeft w:val="0"/>
              <w:marRight w:val="0"/>
              <w:marTop w:val="0"/>
              <w:marBottom w:val="0"/>
              <w:divBdr>
                <w:top w:val="none" w:sz="0" w:space="0" w:color="auto"/>
                <w:left w:val="none" w:sz="0" w:space="0" w:color="auto"/>
                <w:bottom w:val="none" w:sz="0" w:space="0" w:color="auto"/>
                <w:right w:val="none" w:sz="0" w:space="0" w:color="auto"/>
              </w:divBdr>
            </w:div>
            <w:div w:id="133425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27763">
      <w:bodyDiv w:val="1"/>
      <w:marLeft w:val="0"/>
      <w:marRight w:val="0"/>
      <w:marTop w:val="0"/>
      <w:marBottom w:val="0"/>
      <w:divBdr>
        <w:top w:val="none" w:sz="0" w:space="0" w:color="auto"/>
        <w:left w:val="none" w:sz="0" w:space="0" w:color="auto"/>
        <w:bottom w:val="none" w:sz="0" w:space="0" w:color="auto"/>
        <w:right w:val="none" w:sz="0" w:space="0" w:color="auto"/>
      </w:divBdr>
    </w:div>
    <w:div w:id="960574281">
      <w:bodyDiv w:val="1"/>
      <w:marLeft w:val="0"/>
      <w:marRight w:val="0"/>
      <w:marTop w:val="0"/>
      <w:marBottom w:val="0"/>
      <w:divBdr>
        <w:top w:val="none" w:sz="0" w:space="0" w:color="auto"/>
        <w:left w:val="none" w:sz="0" w:space="0" w:color="auto"/>
        <w:bottom w:val="none" w:sz="0" w:space="0" w:color="auto"/>
        <w:right w:val="none" w:sz="0" w:space="0" w:color="auto"/>
      </w:divBdr>
      <w:divsChild>
        <w:div w:id="251397125">
          <w:marLeft w:val="0"/>
          <w:marRight w:val="0"/>
          <w:marTop w:val="0"/>
          <w:marBottom w:val="0"/>
          <w:divBdr>
            <w:top w:val="none" w:sz="0" w:space="0" w:color="auto"/>
            <w:left w:val="none" w:sz="0" w:space="0" w:color="auto"/>
            <w:bottom w:val="none" w:sz="0" w:space="0" w:color="auto"/>
            <w:right w:val="none" w:sz="0" w:space="0" w:color="auto"/>
          </w:divBdr>
          <w:divsChild>
            <w:div w:id="932206231">
              <w:marLeft w:val="0"/>
              <w:marRight w:val="0"/>
              <w:marTop w:val="0"/>
              <w:marBottom w:val="0"/>
              <w:divBdr>
                <w:top w:val="none" w:sz="0" w:space="0" w:color="auto"/>
                <w:left w:val="none" w:sz="0" w:space="0" w:color="auto"/>
                <w:bottom w:val="none" w:sz="0" w:space="0" w:color="auto"/>
                <w:right w:val="none" w:sz="0" w:space="0" w:color="auto"/>
              </w:divBdr>
            </w:div>
            <w:div w:id="2093695816">
              <w:marLeft w:val="0"/>
              <w:marRight w:val="0"/>
              <w:marTop w:val="0"/>
              <w:marBottom w:val="0"/>
              <w:divBdr>
                <w:top w:val="none" w:sz="0" w:space="0" w:color="auto"/>
                <w:left w:val="none" w:sz="0" w:space="0" w:color="auto"/>
                <w:bottom w:val="none" w:sz="0" w:space="0" w:color="auto"/>
                <w:right w:val="none" w:sz="0" w:space="0" w:color="auto"/>
              </w:divBdr>
            </w:div>
            <w:div w:id="1039665702">
              <w:marLeft w:val="0"/>
              <w:marRight w:val="0"/>
              <w:marTop w:val="0"/>
              <w:marBottom w:val="0"/>
              <w:divBdr>
                <w:top w:val="none" w:sz="0" w:space="0" w:color="auto"/>
                <w:left w:val="none" w:sz="0" w:space="0" w:color="auto"/>
                <w:bottom w:val="none" w:sz="0" w:space="0" w:color="auto"/>
                <w:right w:val="none" w:sz="0" w:space="0" w:color="auto"/>
              </w:divBdr>
            </w:div>
            <w:div w:id="1653287771">
              <w:marLeft w:val="0"/>
              <w:marRight w:val="0"/>
              <w:marTop w:val="0"/>
              <w:marBottom w:val="0"/>
              <w:divBdr>
                <w:top w:val="none" w:sz="0" w:space="0" w:color="auto"/>
                <w:left w:val="none" w:sz="0" w:space="0" w:color="auto"/>
                <w:bottom w:val="none" w:sz="0" w:space="0" w:color="auto"/>
                <w:right w:val="none" w:sz="0" w:space="0" w:color="auto"/>
              </w:divBdr>
            </w:div>
            <w:div w:id="1516384574">
              <w:marLeft w:val="0"/>
              <w:marRight w:val="0"/>
              <w:marTop w:val="0"/>
              <w:marBottom w:val="0"/>
              <w:divBdr>
                <w:top w:val="none" w:sz="0" w:space="0" w:color="auto"/>
                <w:left w:val="none" w:sz="0" w:space="0" w:color="auto"/>
                <w:bottom w:val="none" w:sz="0" w:space="0" w:color="auto"/>
                <w:right w:val="none" w:sz="0" w:space="0" w:color="auto"/>
              </w:divBdr>
            </w:div>
            <w:div w:id="1003897346">
              <w:marLeft w:val="0"/>
              <w:marRight w:val="0"/>
              <w:marTop w:val="0"/>
              <w:marBottom w:val="0"/>
              <w:divBdr>
                <w:top w:val="none" w:sz="0" w:space="0" w:color="auto"/>
                <w:left w:val="none" w:sz="0" w:space="0" w:color="auto"/>
                <w:bottom w:val="none" w:sz="0" w:space="0" w:color="auto"/>
                <w:right w:val="none" w:sz="0" w:space="0" w:color="auto"/>
              </w:divBdr>
            </w:div>
            <w:div w:id="1356351082">
              <w:marLeft w:val="0"/>
              <w:marRight w:val="0"/>
              <w:marTop w:val="0"/>
              <w:marBottom w:val="0"/>
              <w:divBdr>
                <w:top w:val="none" w:sz="0" w:space="0" w:color="auto"/>
                <w:left w:val="none" w:sz="0" w:space="0" w:color="auto"/>
                <w:bottom w:val="none" w:sz="0" w:space="0" w:color="auto"/>
                <w:right w:val="none" w:sz="0" w:space="0" w:color="auto"/>
              </w:divBdr>
            </w:div>
            <w:div w:id="1684018642">
              <w:marLeft w:val="0"/>
              <w:marRight w:val="0"/>
              <w:marTop w:val="0"/>
              <w:marBottom w:val="0"/>
              <w:divBdr>
                <w:top w:val="none" w:sz="0" w:space="0" w:color="auto"/>
                <w:left w:val="none" w:sz="0" w:space="0" w:color="auto"/>
                <w:bottom w:val="none" w:sz="0" w:space="0" w:color="auto"/>
                <w:right w:val="none" w:sz="0" w:space="0" w:color="auto"/>
              </w:divBdr>
            </w:div>
            <w:div w:id="983390156">
              <w:marLeft w:val="0"/>
              <w:marRight w:val="0"/>
              <w:marTop w:val="0"/>
              <w:marBottom w:val="0"/>
              <w:divBdr>
                <w:top w:val="none" w:sz="0" w:space="0" w:color="auto"/>
                <w:left w:val="none" w:sz="0" w:space="0" w:color="auto"/>
                <w:bottom w:val="none" w:sz="0" w:space="0" w:color="auto"/>
                <w:right w:val="none" w:sz="0" w:space="0" w:color="auto"/>
              </w:divBdr>
            </w:div>
            <w:div w:id="1408647741">
              <w:marLeft w:val="0"/>
              <w:marRight w:val="0"/>
              <w:marTop w:val="0"/>
              <w:marBottom w:val="0"/>
              <w:divBdr>
                <w:top w:val="none" w:sz="0" w:space="0" w:color="auto"/>
                <w:left w:val="none" w:sz="0" w:space="0" w:color="auto"/>
                <w:bottom w:val="none" w:sz="0" w:space="0" w:color="auto"/>
                <w:right w:val="none" w:sz="0" w:space="0" w:color="auto"/>
              </w:divBdr>
            </w:div>
            <w:div w:id="840392485">
              <w:marLeft w:val="0"/>
              <w:marRight w:val="0"/>
              <w:marTop w:val="0"/>
              <w:marBottom w:val="0"/>
              <w:divBdr>
                <w:top w:val="none" w:sz="0" w:space="0" w:color="auto"/>
                <w:left w:val="none" w:sz="0" w:space="0" w:color="auto"/>
                <w:bottom w:val="none" w:sz="0" w:space="0" w:color="auto"/>
                <w:right w:val="none" w:sz="0" w:space="0" w:color="auto"/>
              </w:divBdr>
            </w:div>
            <w:div w:id="737561164">
              <w:marLeft w:val="0"/>
              <w:marRight w:val="0"/>
              <w:marTop w:val="0"/>
              <w:marBottom w:val="0"/>
              <w:divBdr>
                <w:top w:val="none" w:sz="0" w:space="0" w:color="auto"/>
                <w:left w:val="none" w:sz="0" w:space="0" w:color="auto"/>
                <w:bottom w:val="none" w:sz="0" w:space="0" w:color="auto"/>
                <w:right w:val="none" w:sz="0" w:space="0" w:color="auto"/>
              </w:divBdr>
            </w:div>
            <w:div w:id="1618222284">
              <w:marLeft w:val="0"/>
              <w:marRight w:val="0"/>
              <w:marTop w:val="0"/>
              <w:marBottom w:val="0"/>
              <w:divBdr>
                <w:top w:val="none" w:sz="0" w:space="0" w:color="auto"/>
                <w:left w:val="none" w:sz="0" w:space="0" w:color="auto"/>
                <w:bottom w:val="none" w:sz="0" w:space="0" w:color="auto"/>
                <w:right w:val="none" w:sz="0" w:space="0" w:color="auto"/>
              </w:divBdr>
            </w:div>
            <w:div w:id="1160538777">
              <w:marLeft w:val="0"/>
              <w:marRight w:val="0"/>
              <w:marTop w:val="0"/>
              <w:marBottom w:val="0"/>
              <w:divBdr>
                <w:top w:val="none" w:sz="0" w:space="0" w:color="auto"/>
                <w:left w:val="none" w:sz="0" w:space="0" w:color="auto"/>
                <w:bottom w:val="none" w:sz="0" w:space="0" w:color="auto"/>
                <w:right w:val="none" w:sz="0" w:space="0" w:color="auto"/>
              </w:divBdr>
            </w:div>
            <w:div w:id="690570525">
              <w:marLeft w:val="0"/>
              <w:marRight w:val="0"/>
              <w:marTop w:val="0"/>
              <w:marBottom w:val="0"/>
              <w:divBdr>
                <w:top w:val="none" w:sz="0" w:space="0" w:color="auto"/>
                <w:left w:val="none" w:sz="0" w:space="0" w:color="auto"/>
                <w:bottom w:val="none" w:sz="0" w:space="0" w:color="auto"/>
                <w:right w:val="none" w:sz="0" w:space="0" w:color="auto"/>
              </w:divBdr>
            </w:div>
            <w:div w:id="245655963">
              <w:marLeft w:val="0"/>
              <w:marRight w:val="0"/>
              <w:marTop w:val="0"/>
              <w:marBottom w:val="0"/>
              <w:divBdr>
                <w:top w:val="none" w:sz="0" w:space="0" w:color="auto"/>
                <w:left w:val="none" w:sz="0" w:space="0" w:color="auto"/>
                <w:bottom w:val="none" w:sz="0" w:space="0" w:color="auto"/>
                <w:right w:val="none" w:sz="0" w:space="0" w:color="auto"/>
              </w:divBdr>
            </w:div>
            <w:div w:id="379859984">
              <w:marLeft w:val="0"/>
              <w:marRight w:val="0"/>
              <w:marTop w:val="0"/>
              <w:marBottom w:val="0"/>
              <w:divBdr>
                <w:top w:val="none" w:sz="0" w:space="0" w:color="auto"/>
                <w:left w:val="none" w:sz="0" w:space="0" w:color="auto"/>
                <w:bottom w:val="none" w:sz="0" w:space="0" w:color="auto"/>
                <w:right w:val="none" w:sz="0" w:space="0" w:color="auto"/>
              </w:divBdr>
            </w:div>
            <w:div w:id="1899587335">
              <w:marLeft w:val="0"/>
              <w:marRight w:val="0"/>
              <w:marTop w:val="0"/>
              <w:marBottom w:val="0"/>
              <w:divBdr>
                <w:top w:val="none" w:sz="0" w:space="0" w:color="auto"/>
                <w:left w:val="none" w:sz="0" w:space="0" w:color="auto"/>
                <w:bottom w:val="none" w:sz="0" w:space="0" w:color="auto"/>
                <w:right w:val="none" w:sz="0" w:space="0" w:color="auto"/>
              </w:divBdr>
            </w:div>
            <w:div w:id="448428352">
              <w:marLeft w:val="0"/>
              <w:marRight w:val="0"/>
              <w:marTop w:val="0"/>
              <w:marBottom w:val="0"/>
              <w:divBdr>
                <w:top w:val="none" w:sz="0" w:space="0" w:color="auto"/>
                <w:left w:val="none" w:sz="0" w:space="0" w:color="auto"/>
                <w:bottom w:val="none" w:sz="0" w:space="0" w:color="auto"/>
                <w:right w:val="none" w:sz="0" w:space="0" w:color="auto"/>
              </w:divBdr>
            </w:div>
            <w:div w:id="673799497">
              <w:marLeft w:val="0"/>
              <w:marRight w:val="0"/>
              <w:marTop w:val="0"/>
              <w:marBottom w:val="0"/>
              <w:divBdr>
                <w:top w:val="none" w:sz="0" w:space="0" w:color="auto"/>
                <w:left w:val="none" w:sz="0" w:space="0" w:color="auto"/>
                <w:bottom w:val="none" w:sz="0" w:space="0" w:color="auto"/>
                <w:right w:val="none" w:sz="0" w:space="0" w:color="auto"/>
              </w:divBdr>
            </w:div>
            <w:div w:id="1537306194">
              <w:marLeft w:val="0"/>
              <w:marRight w:val="0"/>
              <w:marTop w:val="0"/>
              <w:marBottom w:val="0"/>
              <w:divBdr>
                <w:top w:val="none" w:sz="0" w:space="0" w:color="auto"/>
                <w:left w:val="none" w:sz="0" w:space="0" w:color="auto"/>
                <w:bottom w:val="none" w:sz="0" w:space="0" w:color="auto"/>
                <w:right w:val="none" w:sz="0" w:space="0" w:color="auto"/>
              </w:divBdr>
            </w:div>
            <w:div w:id="1848667559">
              <w:marLeft w:val="0"/>
              <w:marRight w:val="0"/>
              <w:marTop w:val="0"/>
              <w:marBottom w:val="0"/>
              <w:divBdr>
                <w:top w:val="none" w:sz="0" w:space="0" w:color="auto"/>
                <w:left w:val="none" w:sz="0" w:space="0" w:color="auto"/>
                <w:bottom w:val="none" w:sz="0" w:space="0" w:color="auto"/>
                <w:right w:val="none" w:sz="0" w:space="0" w:color="auto"/>
              </w:divBdr>
            </w:div>
            <w:div w:id="947614616">
              <w:marLeft w:val="0"/>
              <w:marRight w:val="0"/>
              <w:marTop w:val="0"/>
              <w:marBottom w:val="0"/>
              <w:divBdr>
                <w:top w:val="none" w:sz="0" w:space="0" w:color="auto"/>
                <w:left w:val="none" w:sz="0" w:space="0" w:color="auto"/>
                <w:bottom w:val="none" w:sz="0" w:space="0" w:color="auto"/>
                <w:right w:val="none" w:sz="0" w:space="0" w:color="auto"/>
              </w:divBdr>
            </w:div>
            <w:div w:id="888611546">
              <w:marLeft w:val="0"/>
              <w:marRight w:val="0"/>
              <w:marTop w:val="0"/>
              <w:marBottom w:val="0"/>
              <w:divBdr>
                <w:top w:val="none" w:sz="0" w:space="0" w:color="auto"/>
                <w:left w:val="none" w:sz="0" w:space="0" w:color="auto"/>
                <w:bottom w:val="none" w:sz="0" w:space="0" w:color="auto"/>
                <w:right w:val="none" w:sz="0" w:space="0" w:color="auto"/>
              </w:divBdr>
            </w:div>
            <w:div w:id="647587376">
              <w:marLeft w:val="0"/>
              <w:marRight w:val="0"/>
              <w:marTop w:val="0"/>
              <w:marBottom w:val="0"/>
              <w:divBdr>
                <w:top w:val="none" w:sz="0" w:space="0" w:color="auto"/>
                <w:left w:val="none" w:sz="0" w:space="0" w:color="auto"/>
                <w:bottom w:val="none" w:sz="0" w:space="0" w:color="auto"/>
                <w:right w:val="none" w:sz="0" w:space="0" w:color="auto"/>
              </w:divBdr>
            </w:div>
            <w:div w:id="1884705630">
              <w:marLeft w:val="0"/>
              <w:marRight w:val="0"/>
              <w:marTop w:val="0"/>
              <w:marBottom w:val="0"/>
              <w:divBdr>
                <w:top w:val="none" w:sz="0" w:space="0" w:color="auto"/>
                <w:left w:val="none" w:sz="0" w:space="0" w:color="auto"/>
                <w:bottom w:val="none" w:sz="0" w:space="0" w:color="auto"/>
                <w:right w:val="none" w:sz="0" w:space="0" w:color="auto"/>
              </w:divBdr>
            </w:div>
            <w:div w:id="1690795955">
              <w:marLeft w:val="0"/>
              <w:marRight w:val="0"/>
              <w:marTop w:val="0"/>
              <w:marBottom w:val="0"/>
              <w:divBdr>
                <w:top w:val="none" w:sz="0" w:space="0" w:color="auto"/>
                <w:left w:val="none" w:sz="0" w:space="0" w:color="auto"/>
                <w:bottom w:val="none" w:sz="0" w:space="0" w:color="auto"/>
                <w:right w:val="none" w:sz="0" w:space="0" w:color="auto"/>
              </w:divBdr>
            </w:div>
            <w:div w:id="674262231">
              <w:marLeft w:val="0"/>
              <w:marRight w:val="0"/>
              <w:marTop w:val="0"/>
              <w:marBottom w:val="0"/>
              <w:divBdr>
                <w:top w:val="none" w:sz="0" w:space="0" w:color="auto"/>
                <w:left w:val="none" w:sz="0" w:space="0" w:color="auto"/>
                <w:bottom w:val="none" w:sz="0" w:space="0" w:color="auto"/>
                <w:right w:val="none" w:sz="0" w:space="0" w:color="auto"/>
              </w:divBdr>
            </w:div>
            <w:div w:id="755713708">
              <w:marLeft w:val="0"/>
              <w:marRight w:val="0"/>
              <w:marTop w:val="0"/>
              <w:marBottom w:val="0"/>
              <w:divBdr>
                <w:top w:val="none" w:sz="0" w:space="0" w:color="auto"/>
                <w:left w:val="none" w:sz="0" w:space="0" w:color="auto"/>
                <w:bottom w:val="none" w:sz="0" w:space="0" w:color="auto"/>
                <w:right w:val="none" w:sz="0" w:space="0" w:color="auto"/>
              </w:divBdr>
            </w:div>
            <w:div w:id="1585265793">
              <w:marLeft w:val="0"/>
              <w:marRight w:val="0"/>
              <w:marTop w:val="0"/>
              <w:marBottom w:val="0"/>
              <w:divBdr>
                <w:top w:val="none" w:sz="0" w:space="0" w:color="auto"/>
                <w:left w:val="none" w:sz="0" w:space="0" w:color="auto"/>
                <w:bottom w:val="none" w:sz="0" w:space="0" w:color="auto"/>
                <w:right w:val="none" w:sz="0" w:space="0" w:color="auto"/>
              </w:divBdr>
            </w:div>
            <w:div w:id="842010057">
              <w:marLeft w:val="0"/>
              <w:marRight w:val="0"/>
              <w:marTop w:val="0"/>
              <w:marBottom w:val="0"/>
              <w:divBdr>
                <w:top w:val="none" w:sz="0" w:space="0" w:color="auto"/>
                <w:left w:val="none" w:sz="0" w:space="0" w:color="auto"/>
                <w:bottom w:val="none" w:sz="0" w:space="0" w:color="auto"/>
                <w:right w:val="none" w:sz="0" w:space="0" w:color="auto"/>
              </w:divBdr>
            </w:div>
            <w:div w:id="1395158808">
              <w:marLeft w:val="0"/>
              <w:marRight w:val="0"/>
              <w:marTop w:val="0"/>
              <w:marBottom w:val="0"/>
              <w:divBdr>
                <w:top w:val="none" w:sz="0" w:space="0" w:color="auto"/>
                <w:left w:val="none" w:sz="0" w:space="0" w:color="auto"/>
                <w:bottom w:val="none" w:sz="0" w:space="0" w:color="auto"/>
                <w:right w:val="none" w:sz="0" w:space="0" w:color="auto"/>
              </w:divBdr>
            </w:div>
            <w:div w:id="452678052">
              <w:marLeft w:val="0"/>
              <w:marRight w:val="0"/>
              <w:marTop w:val="0"/>
              <w:marBottom w:val="0"/>
              <w:divBdr>
                <w:top w:val="none" w:sz="0" w:space="0" w:color="auto"/>
                <w:left w:val="none" w:sz="0" w:space="0" w:color="auto"/>
                <w:bottom w:val="none" w:sz="0" w:space="0" w:color="auto"/>
                <w:right w:val="none" w:sz="0" w:space="0" w:color="auto"/>
              </w:divBdr>
            </w:div>
            <w:div w:id="408962555">
              <w:marLeft w:val="0"/>
              <w:marRight w:val="0"/>
              <w:marTop w:val="0"/>
              <w:marBottom w:val="0"/>
              <w:divBdr>
                <w:top w:val="none" w:sz="0" w:space="0" w:color="auto"/>
                <w:left w:val="none" w:sz="0" w:space="0" w:color="auto"/>
                <w:bottom w:val="none" w:sz="0" w:space="0" w:color="auto"/>
                <w:right w:val="none" w:sz="0" w:space="0" w:color="auto"/>
              </w:divBdr>
            </w:div>
            <w:div w:id="1080374324">
              <w:marLeft w:val="0"/>
              <w:marRight w:val="0"/>
              <w:marTop w:val="0"/>
              <w:marBottom w:val="0"/>
              <w:divBdr>
                <w:top w:val="none" w:sz="0" w:space="0" w:color="auto"/>
                <w:left w:val="none" w:sz="0" w:space="0" w:color="auto"/>
                <w:bottom w:val="none" w:sz="0" w:space="0" w:color="auto"/>
                <w:right w:val="none" w:sz="0" w:space="0" w:color="auto"/>
              </w:divBdr>
            </w:div>
            <w:div w:id="1218007323">
              <w:marLeft w:val="0"/>
              <w:marRight w:val="0"/>
              <w:marTop w:val="0"/>
              <w:marBottom w:val="0"/>
              <w:divBdr>
                <w:top w:val="none" w:sz="0" w:space="0" w:color="auto"/>
                <w:left w:val="none" w:sz="0" w:space="0" w:color="auto"/>
                <w:bottom w:val="none" w:sz="0" w:space="0" w:color="auto"/>
                <w:right w:val="none" w:sz="0" w:space="0" w:color="auto"/>
              </w:divBdr>
            </w:div>
            <w:div w:id="667296413">
              <w:marLeft w:val="0"/>
              <w:marRight w:val="0"/>
              <w:marTop w:val="0"/>
              <w:marBottom w:val="0"/>
              <w:divBdr>
                <w:top w:val="none" w:sz="0" w:space="0" w:color="auto"/>
                <w:left w:val="none" w:sz="0" w:space="0" w:color="auto"/>
                <w:bottom w:val="none" w:sz="0" w:space="0" w:color="auto"/>
                <w:right w:val="none" w:sz="0" w:space="0" w:color="auto"/>
              </w:divBdr>
            </w:div>
            <w:div w:id="1873104777">
              <w:marLeft w:val="0"/>
              <w:marRight w:val="0"/>
              <w:marTop w:val="0"/>
              <w:marBottom w:val="0"/>
              <w:divBdr>
                <w:top w:val="none" w:sz="0" w:space="0" w:color="auto"/>
                <w:left w:val="none" w:sz="0" w:space="0" w:color="auto"/>
                <w:bottom w:val="none" w:sz="0" w:space="0" w:color="auto"/>
                <w:right w:val="none" w:sz="0" w:space="0" w:color="auto"/>
              </w:divBdr>
            </w:div>
            <w:div w:id="1603146418">
              <w:marLeft w:val="0"/>
              <w:marRight w:val="0"/>
              <w:marTop w:val="0"/>
              <w:marBottom w:val="0"/>
              <w:divBdr>
                <w:top w:val="none" w:sz="0" w:space="0" w:color="auto"/>
                <w:left w:val="none" w:sz="0" w:space="0" w:color="auto"/>
                <w:bottom w:val="none" w:sz="0" w:space="0" w:color="auto"/>
                <w:right w:val="none" w:sz="0" w:space="0" w:color="auto"/>
              </w:divBdr>
            </w:div>
            <w:div w:id="827330282">
              <w:marLeft w:val="0"/>
              <w:marRight w:val="0"/>
              <w:marTop w:val="0"/>
              <w:marBottom w:val="0"/>
              <w:divBdr>
                <w:top w:val="none" w:sz="0" w:space="0" w:color="auto"/>
                <w:left w:val="none" w:sz="0" w:space="0" w:color="auto"/>
                <w:bottom w:val="none" w:sz="0" w:space="0" w:color="auto"/>
                <w:right w:val="none" w:sz="0" w:space="0" w:color="auto"/>
              </w:divBdr>
            </w:div>
            <w:div w:id="698552862">
              <w:marLeft w:val="0"/>
              <w:marRight w:val="0"/>
              <w:marTop w:val="0"/>
              <w:marBottom w:val="0"/>
              <w:divBdr>
                <w:top w:val="none" w:sz="0" w:space="0" w:color="auto"/>
                <w:left w:val="none" w:sz="0" w:space="0" w:color="auto"/>
                <w:bottom w:val="none" w:sz="0" w:space="0" w:color="auto"/>
                <w:right w:val="none" w:sz="0" w:space="0" w:color="auto"/>
              </w:divBdr>
            </w:div>
            <w:div w:id="685181507">
              <w:marLeft w:val="0"/>
              <w:marRight w:val="0"/>
              <w:marTop w:val="0"/>
              <w:marBottom w:val="0"/>
              <w:divBdr>
                <w:top w:val="none" w:sz="0" w:space="0" w:color="auto"/>
                <w:left w:val="none" w:sz="0" w:space="0" w:color="auto"/>
                <w:bottom w:val="none" w:sz="0" w:space="0" w:color="auto"/>
                <w:right w:val="none" w:sz="0" w:space="0" w:color="auto"/>
              </w:divBdr>
            </w:div>
            <w:div w:id="906458423">
              <w:marLeft w:val="0"/>
              <w:marRight w:val="0"/>
              <w:marTop w:val="0"/>
              <w:marBottom w:val="0"/>
              <w:divBdr>
                <w:top w:val="none" w:sz="0" w:space="0" w:color="auto"/>
                <w:left w:val="none" w:sz="0" w:space="0" w:color="auto"/>
                <w:bottom w:val="none" w:sz="0" w:space="0" w:color="auto"/>
                <w:right w:val="none" w:sz="0" w:space="0" w:color="auto"/>
              </w:divBdr>
            </w:div>
            <w:div w:id="1683892290">
              <w:marLeft w:val="0"/>
              <w:marRight w:val="0"/>
              <w:marTop w:val="0"/>
              <w:marBottom w:val="0"/>
              <w:divBdr>
                <w:top w:val="none" w:sz="0" w:space="0" w:color="auto"/>
                <w:left w:val="none" w:sz="0" w:space="0" w:color="auto"/>
                <w:bottom w:val="none" w:sz="0" w:space="0" w:color="auto"/>
                <w:right w:val="none" w:sz="0" w:space="0" w:color="auto"/>
              </w:divBdr>
            </w:div>
            <w:div w:id="1977179495">
              <w:marLeft w:val="0"/>
              <w:marRight w:val="0"/>
              <w:marTop w:val="0"/>
              <w:marBottom w:val="0"/>
              <w:divBdr>
                <w:top w:val="none" w:sz="0" w:space="0" w:color="auto"/>
                <w:left w:val="none" w:sz="0" w:space="0" w:color="auto"/>
                <w:bottom w:val="none" w:sz="0" w:space="0" w:color="auto"/>
                <w:right w:val="none" w:sz="0" w:space="0" w:color="auto"/>
              </w:divBdr>
            </w:div>
            <w:div w:id="1685017772">
              <w:marLeft w:val="0"/>
              <w:marRight w:val="0"/>
              <w:marTop w:val="0"/>
              <w:marBottom w:val="0"/>
              <w:divBdr>
                <w:top w:val="none" w:sz="0" w:space="0" w:color="auto"/>
                <w:left w:val="none" w:sz="0" w:space="0" w:color="auto"/>
                <w:bottom w:val="none" w:sz="0" w:space="0" w:color="auto"/>
                <w:right w:val="none" w:sz="0" w:space="0" w:color="auto"/>
              </w:divBdr>
            </w:div>
            <w:div w:id="1598829655">
              <w:marLeft w:val="0"/>
              <w:marRight w:val="0"/>
              <w:marTop w:val="0"/>
              <w:marBottom w:val="0"/>
              <w:divBdr>
                <w:top w:val="none" w:sz="0" w:space="0" w:color="auto"/>
                <w:left w:val="none" w:sz="0" w:space="0" w:color="auto"/>
                <w:bottom w:val="none" w:sz="0" w:space="0" w:color="auto"/>
                <w:right w:val="none" w:sz="0" w:space="0" w:color="auto"/>
              </w:divBdr>
            </w:div>
            <w:div w:id="2130007513">
              <w:marLeft w:val="0"/>
              <w:marRight w:val="0"/>
              <w:marTop w:val="0"/>
              <w:marBottom w:val="0"/>
              <w:divBdr>
                <w:top w:val="none" w:sz="0" w:space="0" w:color="auto"/>
                <w:left w:val="none" w:sz="0" w:space="0" w:color="auto"/>
                <w:bottom w:val="none" w:sz="0" w:space="0" w:color="auto"/>
                <w:right w:val="none" w:sz="0" w:space="0" w:color="auto"/>
              </w:divBdr>
            </w:div>
            <w:div w:id="162212178">
              <w:marLeft w:val="0"/>
              <w:marRight w:val="0"/>
              <w:marTop w:val="0"/>
              <w:marBottom w:val="0"/>
              <w:divBdr>
                <w:top w:val="none" w:sz="0" w:space="0" w:color="auto"/>
                <w:left w:val="none" w:sz="0" w:space="0" w:color="auto"/>
                <w:bottom w:val="none" w:sz="0" w:space="0" w:color="auto"/>
                <w:right w:val="none" w:sz="0" w:space="0" w:color="auto"/>
              </w:divBdr>
            </w:div>
            <w:div w:id="915822778">
              <w:marLeft w:val="0"/>
              <w:marRight w:val="0"/>
              <w:marTop w:val="0"/>
              <w:marBottom w:val="0"/>
              <w:divBdr>
                <w:top w:val="none" w:sz="0" w:space="0" w:color="auto"/>
                <w:left w:val="none" w:sz="0" w:space="0" w:color="auto"/>
                <w:bottom w:val="none" w:sz="0" w:space="0" w:color="auto"/>
                <w:right w:val="none" w:sz="0" w:space="0" w:color="auto"/>
              </w:divBdr>
            </w:div>
            <w:div w:id="175077622">
              <w:marLeft w:val="0"/>
              <w:marRight w:val="0"/>
              <w:marTop w:val="0"/>
              <w:marBottom w:val="0"/>
              <w:divBdr>
                <w:top w:val="none" w:sz="0" w:space="0" w:color="auto"/>
                <w:left w:val="none" w:sz="0" w:space="0" w:color="auto"/>
                <w:bottom w:val="none" w:sz="0" w:space="0" w:color="auto"/>
                <w:right w:val="none" w:sz="0" w:space="0" w:color="auto"/>
              </w:divBdr>
            </w:div>
            <w:div w:id="786581014">
              <w:marLeft w:val="0"/>
              <w:marRight w:val="0"/>
              <w:marTop w:val="0"/>
              <w:marBottom w:val="0"/>
              <w:divBdr>
                <w:top w:val="none" w:sz="0" w:space="0" w:color="auto"/>
                <w:left w:val="none" w:sz="0" w:space="0" w:color="auto"/>
                <w:bottom w:val="none" w:sz="0" w:space="0" w:color="auto"/>
                <w:right w:val="none" w:sz="0" w:space="0" w:color="auto"/>
              </w:divBdr>
            </w:div>
            <w:div w:id="1615863783">
              <w:marLeft w:val="0"/>
              <w:marRight w:val="0"/>
              <w:marTop w:val="0"/>
              <w:marBottom w:val="0"/>
              <w:divBdr>
                <w:top w:val="none" w:sz="0" w:space="0" w:color="auto"/>
                <w:left w:val="none" w:sz="0" w:space="0" w:color="auto"/>
                <w:bottom w:val="none" w:sz="0" w:space="0" w:color="auto"/>
                <w:right w:val="none" w:sz="0" w:space="0" w:color="auto"/>
              </w:divBdr>
            </w:div>
            <w:div w:id="61873312">
              <w:marLeft w:val="0"/>
              <w:marRight w:val="0"/>
              <w:marTop w:val="0"/>
              <w:marBottom w:val="0"/>
              <w:divBdr>
                <w:top w:val="none" w:sz="0" w:space="0" w:color="auto"/>
                <w:left w:val="none" w:sz="0" w:space="0" w:color="auto"/>
                <w:bottom w:val="none" w:sz="0" w:space="0" w:color="auto"/>
                <w:right w:val="none" w:sz="0" w:space="0" w:color="auto"/>
              </w:divBdr>
            </w:div>
            <w:div w:id="1217354992">
              <w:marLeft w:val="0"/>
              <w:marRight w:val="0"/>
              <w:marTop w:val="0"/>
              <w:marBottom w:val="0"/>
              <w:divBdr>
                <w:top w:val="none" w:sz="0" w:space="0" w:color="auto"/>
                <w:left w:val="none" w:sz="0" w:space="0" w:color="auto"/>
                <w:bottom w:val="none" w:sz="0" w:space="0" w:color="auto"/>
                <w:right w:val="none" w:sz="0" w:space="0" w:color="auto"/>
              </w:divBdr>
            </w:div>
            <w:div w:id="2040619868">
              <w:marLeft w:val="0"/>
              <w:marRight w:val="0"/>
              <w:marTop w:val="0"/>
              <w:marBottom w:val="0"/>
              <w:divBdr>
                <w:top w:val="none" w:sz="0" w:space="0" w:color="auto"/>
                <w:left w:val="none" w:sz="0" w:space="0" w:color="auto"/>
                <w:bottom w:val="none" w:sz="0" w:space="0" w:color="auto"/>
                <w:right w:val="none" w:sz="0" w:space="0" w:color="auto"/>
              </w:divBdr>
            </w:div>
            <w:div w:id="1615599147">
              <w:marLeft w:val="0"/>
              <w:marRight w:val="0"/>
              <w:marTop w:val="0"/>
              <w:marBottom w:val="0"/>
              <w:divBdr>
                <w:top w:val="none" w:sz="0" w:space="0" w:color="auto"/>
                <w:left w:val="none" w:sz="0" w:space="0" w:color="auto"/>
                <w:bottom w:val="none" w:sz="0" w:space="0" w:color="auto"/>
                <w:right w:val="none" w:sz="0" w:space="0" w:color="auto"/>
              </w:divBdr>
            </w:div>
            <w:div w:id="1851135395">
              <w:marLeft w:val="0"/>
              <w:marRight w:val="0"/>
              <w:marTop w:val="0"/>
              <w:marBottom w:val="0"/>
              <w:divBdr>
                <w:top w:val="none" w:sz="0" w:space="0" w:color="auto"/>
                <w:left w:val="none" w:sz="0" w:space="0" w:color="auto"/>
                <w:bottom w:val="none" w:sz="0" w:space="0" w:color="auto"/>
                <w:right w:val="none" w:sz="0" w:space="0" w:color="auto"/>
              </w:divBdr>
            </w:div>
            <w:div w:id="681201865">
              <w:marLeft w:val="0"/>
              <w:marRight w:val="0"/>
              <w:marTop w:val="0"/>
              <w:marBottom w:val="0"/>
              <w:divBdr>
                <w:top w:val="none" w:sz="0" w:space="0" w:color="auto"/>
                <w:left w:val="none" w:sz="0" w:space="0" w:color="auto"/>
                <w:bottom w:val="none" w:sz="0" w:space="0" w:color="auto"/>
                <w:right w:val="none" w:sz="0" w:space="0" w:color="auto"/>
              </w:divBdr>
            </w:div>
            <w:div w:id="1160123654">
              <w:marLeft w:val="0"/>
              <w:marRight w:val="0"/>
              <w:marTop w:val="0"/>
              <w:marBottom w:val="0"/>
              <w:divBdr>
                <w:top w:val="none" w:sz="0" w:space="0" w:color="auto"/>
                <w:left w:val="none" w:sz="0" w:space="0" w:color="auto"/>
                <w:bottom w:val="none" w:sz="0" w:space="0" w:color="auto"/>
                <w:right w:val="none" w:sz="0" w:space="0" w:color="auto"/>
              </w:divBdr>
            </w:div>
            <w:div w:id="339353326">
              <w:marLeft w:val="0"/>
              <w:marRight w:val="0"/>
              <w:marTop w:val="0"/>
              <w:marBottom w:val="0"/>
              <w:divBdr>
                <w:top w:val="none" w:sz="0" w:space="0" w:color="auto"/>
                <w:left w:val="none" w:sz="0" w:space="0" w:color="auto"/>
                <w:bottom w:val="none" w:sz="0" w:space="0" w:color="auto"/>
                <w:right w:val="none" w:sz="0" w:space="0" w:color="auto"/>
              </w:divBdr>
            </w:div>
            <w:div w:id="81993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08496">
      <w:bodyDiv w:val="1"/>
      <w:marLeft w:val="0"/>
      <w:marRight w:val="0"/>
      <w:marTop w:val="0"/>
      <w:marBottom w:val="0"/>
      <w:divBdr>
        <w:top w:val="none" w:sz="0" w:space="0" w:color="auto"/>
        <w:left w:val="none" w:sz="0" w:space="0" w:color="auto"/>
        <w:bottom w:val="none" w:sz="0" w:space="0" w:color="auto"/>
        <w:right w:val="none" w:sz="0" w:space="0" w:color="auto"/>
      </w:divBdr>
    </w:div>
    <w:div w:id="1020740113">
      <w:bodyDiv w:val="1"/>
      <w:marLeft w:val="0"/>
      <w:marRight w:val="0"/>
      <w:marTop w:val="0"/>
      <w:marBottom w:val="0"/>
      <w:divBdr>
        <w:top w:val="none" w:sz="0" w:space="0" w:color="auto"/>
        <w:left w:val="none" w:sz="0" w:space="0" w:color="auto"/>
        <w:bottom w:val="none" w:sz="0" w:space="0" w:color="auto"/>
        <w:right w:val="none" w:sz="0" w:space="0" w:color="auto"/>
      </w:divBdr>
      <w:divsChild>
        <w:div w:id="1153062432">
          <w:marLeft w:val="0"/>
          <w:marRight w:val="0"/>
          <w:marTop w:val="0"/>
          <w:marBottom w:val="0"/>
          <w:divBdr>
            <w:top w:val="none" w:sz="0" w:space="0" w:color="auto"/>
            <w:left w:val="none" w:sz="0" w:space="0" w:color="auto"/>
            <w:bottom w:val="none" w:sz="0" w:space="0" w:color="auto"/>
            <w:right w:val="none" w:sz="0" w:space="0" w:color="auto"/>
          </w:divBdr>
          <w:divsChild>
            <w:div w:id="1843814495">
              <w:marLeft w:val="0"/>
              <w:marRight w:val="0"/>
              <w:marTop w:val="0"/>
              <w:marBottom w:val="0"/>
              <w:divBdr>
                <w:top w:val="none" w:sz="0" w:space="0" w:color="auto"/>
                <w:left w:val="none" w:sz="0" w:space="0" w:color="auto"/>
                <w:bottom w:val="none" w:sz="0" w:space="0" w:color="auto"/>
                <w:right w:val="none" w:sz="0" w:space="0" w:color="auto"/>
              </w:divBdr>
            </w:div>
            <w:div w:id="80577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6740">
      <w:bodyDiv w:val="1"/>
      <w:marLeft w:val="0"/>
      <w:marRight w:val="0"/>
      <w:marTop w:val="0"/>
      <w:marBottom w:val="0"/>
      <w:divBdr>
        <w:top w:val="none" w:sz="0" w:space="0" w:color="auto"/>
        <w:left w:val="none" w:sz="0" w:space="0" w:color="auto"/>
        <w:bottom w:val="none" w:sz="0" w:space="0" w:color="auto"/>
        <w:right w:val="none" w:sz="0" w:space="0" w:color="auto"/>
      </w:divBdr>
      <w:divsChild>
        <w:div w:id="1538741589">
          <w:marLeft w:val="0"/>
          <w:marRight w:val="0"/>
          <w:marTop w:val="0"/>
          <w:marBottom w:val="0"/>
          <w:divBdr>
            <w:top w:val="none" w:sz="0" w:space="0" w:color="auto"/>
            <w:left w:val="none" w:sz="0" w:space="0" w:color="auto"/>
            <w:bottom w:val="none" w:sz="0" w:space="0" w:color="auto"/>
            <w:right w:val="none" w:sz="0" w:space="0" w:color="auto"/>
          </w:divBdr>
          <w:divsChild>
            <w:div w:id="253561379">
              <w:marLeft w:val="0"/>
              <w:marRight w:val="0"/>
              <w:marTop w:val="0"/>
              <w:marBottom w:val="0"/>
              <w:divBdr>
                <w:top w:val="none" w:sz="0" w:space="0" w:color="auto"/>
                <w:left w:val="none" w:sz="0" w:space="0" w:color="auto"/>
                <w:bottom w:val="none" w:sz="0" w:space="0" w:color="auto"/>
                <w:right w:val="none" w:sz="0" w:space="0" w:color="auto"/>
              </w:divBdr>
            </w:div>
            <w:div w:id="2021732904">
              <w:marLeft w:val="0"/>
              <w:marRight w:val="0"/>
              <w:marTop w:val="0"/>
              <w:marBottom w:val="0"/>
              <w:divBdr>
                <w:top w:val="none" w:sz="0" w:space="0" w:color="auto"/>
                <w:left w:val="none" w:sz="0" w:space="0" w:color="auto"/>
                <w:bottom w:val="none" w:sz="0" w:space="0" w:color="auto"/>
                <w:right w:val="none" w:sz="0" w:space="0" w:color="auto"/>
              </w:divBdr>
            </w:div>
            <w:div w:id="920481828">
              <w:marLeft w:val="0"/>
              <w:marRight w:val="0"/>
              <w:marTop w:val="0"/>
              <w:marBottom w:val="0"/>
              <w:divBdr>
                <w:top w:val="none" w:sz="0" w:space="0" w:color="auto"/>
                <w:left w:val="none" w:sz="0" w:space="0" w:color="auto"/>
                <w:bottom w:val="none" w:sz="0" w:space="0" w:color="auto"/>
                <w:right w:val="none" w:sz="0" w:space="0" w:color="auto"/>
              </w:divBdr>
            </w:div>
            <w:div w:id="1346443148">
              <w:marLeft w:val="0"/>
              <w:marRight w:val="0"/>
              <w:marTop w:val="0"/>
              <w:marBottom w:val="0"/>
              <w:divBdr>
                <w:top w:val="none" w:sz="0" w:space="0" w:color="auto"/>
                <w:left w:val="none" w:sz="0" w:space="0" w:color="auto"/>
                <w:bottom w:val="none" w:sz="0" w:space="0" w:color="auto"/>
                <w:right w:val="none" w:sz="0" w:space="0" w:color="auto"/>
              </w:divBdr>
            </w:div>
            <w:div w:id="2002585127">
              <w:marLeft w:val="0"/>
              <w:marRight w:val="0"/>
              <w:marTop w:val="0"/>
              <w:marBottom w:val="0"/>
              <w:divBdr>
                <w:top w:val="none" w:sz="0" w:space="0" w:color="auto"/>
                <w:left w:val="none" w:sz="0" w:space="0" w:color="auto"/>
                <w:bottom w:val="none" w:sz="0" w:space="0" w:color="auto"/>
                <w:right w:val="none" w:sz="0" w:space="0" w:color="auto"/>
              </w:divBdr>
            </w:div>
            <w:div w:id="396367810">
              <w:marLeft w:val="0"/>
              <w:marRight w:val="0"/>
              <w:marTop w:val="0"/>
              <w:marBottom w:val="0"/>
              <w:divBdr>
                <w:top w:val="none" w:sz="0" w:space="0" w:color="auto"/>
                <w:left w:val="none" w:sz="0" w:space="0" w:color="auto"/>
                <w:bottom w:val="none" w:sz="0" w:space="0" w:color="auto"/>
                <w:right w:val="none" w:sz="0" w:space="0" w:color="auto"/>
              </w:divBdr>
            </w:div>
            <w:div w:id="63576963">
              <w:marLeft w:val="0"/>
              <w:marRight w:val="0"/>
              <w:marTop w:val="0"/>
              <w:marBottom w:val="0"/>
              <w:divBdr>
                <w:top w:val="none" w:sz="0" w:space="0" w:color="auto"/>
                <w:left w:val="none" w:sz="0" w:space="0" w:color="auto"/>
                <w:bottom w:val="none" w:sz="0" w:space="0" w:color="auto"/>
                <w:right w:val="none" w:sz="0" w:space="0" w:color="auto"/>
              </w:divBdr>
            </w:div>
            <w:div w:id="1938563367">
              <w:marLeft w:val="0"/>
              <w:marRight w:val="0"/>
              <w:marTop w:val="0"/>
              <w:marBottom w:val="0"/>
              <w:divBdr>
                <w:top w:val="none" w:sz="0" w:space="0" w:color="auto"/>
                <w:left w:val="none" w:sz="0" w:space="0" w:color="auto"/>
                <w:bottom w:val="none" w:sz="0" w:space="0" w:color="auto"/>
                <w:right w:val="none" w:sz="0" w:space="0" w:color="auto"/>
              </w:divBdr>
            </w:div>
            <w:div w:id="1870876222">
              <w:marLeft w:val="0"/>
              <w:marRight w:val="0"/>
              <w:marTop w:val="0"/>
              <w:marBottom w:val="0"/>
              <w:divBdr>
                <w:top w:val="none" w:sz="0" w:space="0" w:color="auto"/>
                <w:left w:val="none" w:sz="0" w:space="0" w:color="auto"/>
                <w:bottom w:val="none" w:sz="0" w:space="0" w:color="auto"/>
                <w:right w:val="none" w:sz="0" w:space="0" w:color="auto"/>
              </w:divBdr>
            </w:div>
            <w:div w:id="1129129428">
              <w:marLeft w:val="0"/>
              <w:marRight w:val="0"/>
              <w:marTop w:val="0"/>
              <w:marBottom w:val="0"/>
              <w:divBdr>
                <w:top w:val="none" w:sz="0" w:space="0" w:color="auto"/>
                <w:left w:val="none" w:sz="0" w:space="0" w:color="auto"/>
                <w:bottom w:val="none" w:sz="0" w:space="0" w:color="auto"/>
                <w:right w:val="none" w:sz="0" w:space="0" w:color="auto"/>
              </w:divBdr>
            </w:div>
            <w:div w:id="1497333349">
              <w:marLeft w:val="0"/>
              <w:marRight w:val="0"/>
              <w:marTop w:val="0"/>
              <w:marBottom w:val="0"/>
              <w:divBdr>
                <w:top w:val="none" w:sz="0" w:space="0" w:color="auto"/>
                <w:left w:val="none" w:sz="0" w:space="0" w:color="auto"/>
                <w:bottom w:val="none" w:sz="0" w:space="0" w:color="auto"/>
                <w:right w:val="none" w:sz="0" w:space="0" w:color="auto"/>
              </w:divBdr>
            </w:div>
            <w:div w:id="258023489">
              <w:marLeft w:val="0"/>
              <w:marRight w:val="0"/>
              <w:marTop w:val="0"/>
              <w:marBottom w:val="0"/>
              <w:divBdr>
                <w:top w:val="none" w:sz="0" w:space="0" w:color="auto"/>
                <w:left w:val="none" w:sz="0" w:space="0" w:color="auto"/>
                <w:bottom w:val="none" w:sz="0" w:space="0" w:color="auto"/>
                <w:right w:val="none" w:sz="0" w:space="0" w:color="auto"/>
              </w:divBdr>
            </w:div>
            <w:div w:id="1683161223">
              <w:marLeft w:val="0"/>
              <w:marRight w:val="0"/>
              <w:marTop w:val="0"/>
              <w:marBottom w:val="0"/>
              <w:divBdr>
                <w:top w:val="none" w:sz="0" w:space="0" w:color="auto"/>
                <w:left w:val="none" w:sz="0" w:space="0" w:color="auto"/>
                <w:bottom w:val="none" w:sz="0" w:space="0" w:color="auto"/>
                <w:right w:val="none" w:sz="0" w:space="0" w:color="auto"/>
              </w:divBdr>
            </w:div>
            <w:div w:id="1120150741">
              <w:marLeft w:val="0"/>
              <w:marRight w:val="0"/>
              <w:marTop w:val="0"/>
              <w:marBottom w:val="0"/>
              <w:divBdr>
                <w:top w:val="none" w:sz="0" w:space="0" w:color="auto"/>
                <w:left w:val="none" w:sz="0" w:space="0" w:color="auto"/>
                <w:bottom w:val="none" w:sz="0" w:space="0" w:color="auto"/>
                <w:right w:val="none" w:sz="0" w:space="0" w:color="auto"/>
              </w:divBdr>
            </w:div>
            <w:div w:id="139083812">
              <w:marLeft w:val="0"/>
              <w:marRight w:val="0"/>
              <w:marTop w:val="0"/>
              <w:marBottom w:val="0"/>
              <w:divBdr>
                <w:top w:val="none" w:sz="0" w:space="0" w:color="auto"/>
                <w:left w:val="none" w:sz="0" w:space="0" w:color="auto"/>
                <w:bottom w:val="none" w:sz="0" w:space="0" w:color="auto"/>
                <w:right w:val="none" w:sz="0" w:space="0" w:color="auto"/>
              </w:divBdr>
            </w:div>
            <w:div w:id="1021932820">
              <w:marLeft w:val="0"/>
              <w:marRight w:val="0"/>
              <w:marTop w:val="0"/>
              <w:marBottom w:val="0"/>
              <w:divBdr>
                <w:top w:val="none" w:sz="0" w:space="0" w:color="auto"/>
                <w:left w:val="none" w:sz="0" w:space="0" w:color="auto"/>
                <w:bottom w:val="none" w:sz="0" w:space="0" w:color="auto"/>
                <w:right w:val="none" w:sz="0" w:space="0" w:color="auto"/>
              </w:divBdr>
            </w:div>
            <w:div w:id="774324037">
              <w:marLeft w:val="0"/>
              <w:marRight w:val="0"/>
              <w:marTop w:val="0"/>
              <w:marBottom w:val="0"/>
              <w:divBdr>
                <w:top w:val="none" w:sz="0" w:space="0" w:color="auto"/>
                <w:left w:val="none" w:sz="0" w:space="0" w:color="auto"/>
                <w:bottom w:val="none" w:sz="0" w:space="0" w:color="auto"/>
                <w:right w:val="none" w:sz="0" w:space="0" w:color="auto"/>
              </w:divBdr>
            </w:div>
            <w:div w:id="1345399986">
              <w:marLeft w:val="0"/>
              <w:marRight w:val="0"/>
              <w:marTop w:val="0"/>
              <w:marBottom w:val="0"/>
              <w:divBdr>
                <w:top w:val="none" w:sz="0" w:space="0" w:color="auto"/>
                <w:left w:val="none" w:sz="0" w:space="0" w:color="auto"/>
                <w:bottom w:val="none" w:sz="0" w:space="0" w:color="auto"/>
                <w:right w:val="none" w:sz="0" w:space="0" w:color="auto"/>
              </w:divBdr>
            </w:div>
            <w:div w:id="1351837956">
              <w:marLeft w:val="0"/>
              <w:marRight w:val="0"/>
              <w:marTop w:val="0"/>
              <w:marBottom w:val="0"/>
              <w:divBdr>
                <w:top w:val="none" w:sz="0" w:space="0" w:color="auto"/>
                <w:left w:val="none" w:sz="0" w:space="0" w:color="auto"/>
                <w:bottom w:val="none" w:sz="0" w:space="0" w:color="auto"/>
                <w:right w:val="none" w:sz="0" w:space="0" w:color="auto"/>
              </w:divBdr>
            </w:div>
            <w:div w:id="1537960282">
              <w:marLeft w:val="0"/>
              <w:marRight w:val="0"/>
              <w:marTop w:val="0"/>
              <w:marBottom w:val="0"/>
              <w:divBdr>
                <w:top w:val="none" w:sz="0" w:space="0" w:color="auto"/>
                <w:left w:val="none" w:sz="0" w:space="0" w:color="auto"/>
                <w:bottom w:val="none" w:sz="0" w:space="0" w:color="auto"/>
                <w:right w:val="none" w:sz="0" w:space="0" w:color="auto"/>
              </w:divBdr>
            </w:div>
            <w:div w:id="1426881830">
              <w:marLeft w:val="0"/>
              <w:marRight w:val="0"/>
              <w:marTop w:val="0"/>
              <w:marBottom w:val="0"/>
              <w:divBdr>
                <w:top w:val="none" w:sz="0" w:space="0" w:color="auto"/>
                <w:left w:val="none" w:sz="0" w:space="0" w:color="auto"/>
                <w:bottom w:val="none" w:sz="0" w:space="0" w:color="auto"/>
                <w:right w:val="none" w:sz="0" w:space="0" w:color="auto"/>
              </w:divBdr>
            </w:div>
            <w:div w:id="1031108367">
              <w:marLeft w:val="0"/>
              <w:marRight w:val="0"/>
              <w:marTop w:val="0"/>
              <w:marBottom w:val="0"/>
              <w:divBdr>
                <w:top w:val="none" w:sz="0" w:space="0" w:color="auto"/>
                <w:left w:val="none" w:sz="0" w:space="0" w:color="auto"/>
                <w:bottom w:val="none" w:sz="0" w:space="0" w:color="auto"/>
                <w:right w:val="none" w:sz="0" w:space="0" w:color="auto"/>
              </w:divBdr>
            </w:div>
            <w:div w:id="385958501">
              <w:marLeft w:val="0"/>
              <w:marRight w:val="0"/>
              <w:marTop w:val="0"/>
              <w:marBottom w:val="0"/>
              <w:divBdr>
                <w:top w:val="none" w:sz="0" w:space="0" w:color="auto"/>
                <w:left w:val="none" w:sz="0" w:space="0" w:color="auto"/>
                <w:bottom w:val="none" w:sz="0" w:space="0" w:color="auto"/>
                <w:right w:val="none" w:sz="0" w:space="0" w:color="auto"/>
              </w:divBdr>
            </w:div>
            <w:div w:id="948975179">
              <w:marLeft w:val="0"/>
              <w:marRight w:val="0"/>
              <w:marTop w:val="0"/>
              <w:marBottom w:val="0"/>
              <w:divBdr>
                <w:top w:val="none" w:sz="0" w:space="0" w:color="auto"/>
                <w:left w:val="none" w:sz="0" w:space="0" w:color="auto"/>
                <w:bottom w:val="none" w:sz="0" w:space="0" w:color="auto"/>
                <w:right w:val="none" w:sz="0" w:space="0" w:color="auto"/>
              </w:divBdr>
            </w:div>
            <w:div w:id="2092387271">
              <w:marLeft w:val="0"/>
              <w:marRight w:val="0"/>
              <w:marTop w:val="0"/>
              <w:marBottom w:val="0"/>
              <w:divBdr>
                <w:top w:val="none" w:sz="0" w:space="0" w:color="auto"/>
                <w:left w:val="none" w:sz="0" w:space="0" w:color="auto"/>
                <w:bottom w:val="none" w:sz="0" w:space="0" w:color="auto"/>
                <w:right w:val="none" w:sz="0" w:space="0" w:color="auto"/>
              </w:divBdr>
            </w:div>
            <w:div w:id="838541854">
              <w:marLeft w:val="0"/>
              <w:marRight w:val="0"/>
              <w:marTop w:val="0"/>
              <w:marBottom w:val="0"/>
              <w:divBdr>
                <w:top w:val="none" w:sz="0" w:space="0" w:color="auto"/>
                <w:left w:val="none" w:sz="0" w:space="0" w:color="auto"/>
                <w:bottom w:val="none" w:sz="0" w:space="0" w:color="auto"/>
                <w:right w:val="none" w:sz="0" w:space="0" w:color="auto"/>
              </w:divBdr>
            </w:div>
            <w:div w:id="2075349505">
              <w:marLeft w:val="0"/>
              <w:marRight w:val="0"/>
              <w:marTop w:val="0"/>
              <w:marBottom w:val="0"/>
              <w:divBdr>
                <w:top w:val="none" w:sz="0" w:space="0" w:color="auto"/>
                <w:left w:val="none" w:sz="0" w:space="0" w:color="auto"/>
                <w:bottom w:val="none" w:sz="0" w:space="0" w:color="auto"/>
                <w:right w:val="none" w:sz="0" w:space="0" w:color="auto"/>
              </w:divBdr>
            </w:div>
            <w:div w:id="260338794">
              <w:marLeft w:val="0"/>
              <w:marRight w:val="0"/>
              <w:marTop w:val="0"/>
              <w:marBottom w:val="0"/>
              <w:divBdr>
                <w:top w:val="none" w:sz="0" w:space="0" w:color="auto"/>
                <w:left w:val="none" w:sz="0" w:space="0" w:color="auto"/>
                <w:bottom w:val="none" w:sz="0" w:space="0" w:color="auto"/>
                <w:right w:val="none" w:sz="0" w:space="0" w:color="auto"/>
              </w:divBdr>
            </w:div>
            <w:div w:id="530606461">
              <w:marLeft w:val="0"/>
              <w:marRight w:val="0"/>
              <w:marTop w:val="0"/>
              <w:marBottom w:val="0"/>
              <w:divBdr>
                <w:top w:val="none" w:sz="0" w:space="0" w:color="auto"/>
                <w:left w:val="none" w:sz="0" w:space="0" w:color="auto"/>
                <w:bottom w:val="none" w:sz="0" w:space="0" w:color="auto"/>
                <w:right w:val="none" w:sz="0" w:space="0" w:color="auto"/>
              </w:divBdr>
            </w:div>
            <w:div w:id="2040351304">
              <w:marLeft w:val="0"/>
              <w:marRight w:val="0"/>
              <w:marTop w:val="0"/>
              <w:marBottom w:val="0"/>
              <w:divBdr>
                <w:top w:val="none" w:sz="0" w:space="0" w:color="auto"/>
                <w:left w:val="none" w:sz="0" w:space="0" w:color="auto"/>
                <w:bottom w:val="none" w:sz="0" w:space="0" w:color="auto"/>
                <w:right w:val="none" w:sz="0" w:space="0" w:color="auto"/>
              </w:divBdr>
            </w:div>
            <w:div w:id="1568036042">
              <w:marLeft w:val="0"/>
              <w:marRight w:val="0"/>
              <w:marTop w:val="0"/>
              <w:marBottom w:val="0"/>
              <w:divBdr>
                <w:top w:val="none" w:sz="0" w:space="0" w:color="auto"/>
                <w:left w:val="none" w:sz="0" w:space="0" w:color="auto"/>
                <w:bottom w:val="none" w:sz="0" w:space="0" w:color="auto"/>
                <w:right w:val="none" w:sz="0" w:space="0" w:color="auto"/>
              </w:divBdr>
            </w:div>
            <w:div w:id="1784031017">
              <w:marLeft w:val="0"/>
              <w:marRight w:val="0"/>
              <w:marTop w:val="0"/>
              <w:marBottom w:val="0"/>
              <w:divBdr>
                <w:top w:val="none" w:sz="0" w:space="0" w:color="auto"/>
                <w:left w:val="none" w:sz="0" w:space="0" w:color="auto"/>
                <w:bottom w:val="none" w:sz="0" w:space="0" w:color="auto"/>
                <w:right w:val="none" w:sz="0" w:space="0" w:color="auto"/>
              </w:divBdr>
            </w:div>
            <w:div w:id="1881242229">
              <w:marLeft w:val="0"/>
              <w:marRight w:val="0"/>
              <w:marTop w:val="0"/>
              <w:marBottom w:val="0"/>
              <w:divBdr>
                <w:top w:val="none" w:sz="0" w:space="0" w:color="auto"/>
                <w:left w:val="none" w:sz="0" w:space="0" w:color="auto"/>
                <w:bottom w:val="none" w:sz="0" w:space="0" w:color="auto"/>
                <w:right w:val="none" w:sz="0" w:space="0" w:color="auto"/>
              </w:divBdr>
            </w:div>
            <w:div w:id="116801183">
              <w:marLeft w:val="0"/>
              <w:marRight w:val="0"/>
              <w:marTop w:val="0"/>
              <w:marBottom w:val="0"/>
              <w:divBdr>
                <w:top w:val="none" w:sz="0" w:space="0" w:color="auto"/>
                <w:left w:val="none" w:sz="0" w:space="0" w:color="auto"/>
                <w:bottom w:val="none" w:sz="0" w:space="0" w:color="auto"/>
                <w:right w:val="none" w:sz="0" w:space="0" w:color="auto"/>
              </w:divBdr>
            </w:div>
            <w:div w:id="1952739259">
              <w:marLeft w:val="0"/>
              <w:marRight w:val="0"/>
              <w:marTop w:val="0"/>
              <w:marBottom w:val="0"/>
              <w:divBdr>
                <w:top w:val="none" w:sz="0" w:space="0" w:color="auto"/>
                <w:left w:val="none" w:sz="0" w:space="0" w:color="auto"/>
                <w:bottom w:val="none" w:sz="0" w:space="0" w:color="auto"/>
                <w:right w:val="none" w:sz="0" w:space="0" w:color="auto"/>
              </w:divBdr>
            </w:div>
            <w:div w:id="2132505354">
              <w:marLeft w:val="0"/>
              <w:marRight w:val="0"/>
              <w:marTop w:val="0"/>
              <w:marBottom w:val="0"/>
              <w:divBdr>
                <w:top w:val="none" w:sz="0" w:space="0" w:color="auto"/>
                <w:left w:val="none" w:sz="0" w:space="0" w:color="auto"/>
                <w:bottom w:val="none" w:sz="0" w:space="0" w:color="auto"/>
                <w:right w:val="none" w:sz="0" w:space="0" w:color="auto"/>
              </w:divBdr>
            </w:div>
            <w:div w:id="1704289054">
              <w:marLeft w:val="0"/>
              <w:marRight w:val="0"/>
              <w:marTop w:val="0"/>
              <w:marBottom w:val="0"/>
              <w:divBdr>
                <w:top w:val="none" w:sz="0" w:space="0" w:color="auto"/>
                <w:left w:val="none" w:sz="0" w:space="0" w:color="auto"/>
                <w:bottom w:val="none" w:sz="0" w:space="0" w:color="auto"/>
                <w:right w:val="none" w:sz="0" w:space="0" w:color="auto"/>
              </w:divBdr>
            </w:div>
            <w:div w:id="482703795">
              <w:marLeft w:val="0"/>
              <w:marRight w:val="0"/>
              <w:marTop w:val="0"/>
              <w:marBottom w:val="0"/>
              <w:divBdr>
                <w:top w:val="none" w:sz="0" w:space="0" w:color="auto"/>
                <w:left w:val="none" w:sz="0" w:space="0" w:color="auto"/>
                <w:bottom w:val="none" w:sz="0" w:space="0" w:color="auto"/>
                <w:right w:val="none" w:sz="0" w:space="0" w:color="auto"/>
              </w:divBdr>
            </w:div>
            <w:div w:id="1725134585">
              <w:marLeft w:val="0"/>
              <w:marRight w:val="0"/>
              <w:marTop w:val="0"/>
              <w:marBottom w:val="0"/>
              <w:divBdr>
                <w:top w:val="none" w:sz="0" w:space="0" w:color="auto"/>
                <w:left w:val="none" w:sz="0" w:space="0" w:color="auto"/>
                <w:bottom w:val="none" w:sz="0" w:space="0" w:color="auto"/>
                <w:right w:val="none" w:sz="0" w:space="0" w:color="auto"/>
              </w:divBdr>
            </w:div>
            <w:div w:id="1479155433">
              <w:marLeft w:val="0"/>
              <w:marRight w:val="0"/>
              <w:marTop w:val="0"/>
              <w:marBottom w:val="0"/>
              <w:divBdr>
                <w:top w:val="none" w:sz="0" w:space="0" w:color="auto"/>
                <w:left w:val="none" w:sz="0" w:space="0" w:color="auto"/>
                <w:bottom w:val="none" w:sz="0" w:space="0" w:color="auto"/>
                <w:right w:val="none" w:sz="0" w:space="0" w:color="auto"/>
              </w:divBdr>
            </w:div>
            <w:div w:id="1419063852">
              <w:marLeft w:val="0"/>
              <w:marRight w:val="0"/>
              <w:marTop w:val="0"/>
              <w:marBottom w:val="0"/>
              <w:divBdr>
                <w:top w:val="none" w:sz="0" w:space="0" w:color="auto"/>
                <w:left w:val="none" w:sz="0" w:space="0" w:color="auto"/>
                <w:bottom w:val="none" w:sz="0" w:space="0" w:color="auto"/>
                <w:right w:val="none" w:sz="0" w:space="0" w:color="auto"/>
              </w:divBdr>
            </w:div>
            <w:div w:id="1315064749">
              <w:marLeft w:val="0"/>
              <w:marRight w:val="0"/>
              <w:marTop w:val="0"/>
              <w:marBottom w:val="0"/>
              <w:divBdr>
                <w:top w:val="none" w:sz="0" w:space="0" w:color="auto"/>
                <w:left w:val="none" w:sz="0" w:space="0" w:color="auto"/>
                <w:bottom w:val="none" w:sz="0" w:space="0" w:color="auto"/>
                <w:right w:val="none" w:sz="0" w:space="0" w:color="auto"/>
              </w:divBdr>
            </w:div>
            <w:div w:id="103542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38612">
      <w:bodyDiv w:val="1"/>
      <w:marLeft w:val="0"/>
      <w:marRight w:val="0"/>
      <w:marTop w:val="0"/>
      <w:marBottom w:val="0"/>
      <w:divBdr>
        <w:top w:val="none" w:sz="0" w:space="0" w:color="auto"/>
        <w:left w:val="none" w:sz="0" w:space="0" w:color="auto"/>
        <w:bottom w:val="none" w:sz="0" w:space="0" w:color="auto"/>
        <w:right w:val="none" w:sz="0" w:space="0" w:color="auto"/>
      </w:divBdr>
    </w:div>
    <w:div w:id="1180659674">
      <w:bodyDiv w:val="1"/>
      <w:marLeft w:val="0"/>
      <w:marRight w:val="0"/>
      <w:marTop w:val="0"/>
      <w:marBottom w:val="0"/>
      <w:divBdr>
        <w:top w:val="none" w:sz="0" w:space="0" w:color="auto"/>
        <w:left w:val="none" w:sz="0" w:space="0" w:color="auto"/>
        <w:bottom w:val="none" w:sz="0" w:space="0" w:color="auto"/>
        <w:right w:val="none" w:sz="0" w:space="0" w:color="auto"/>
      </w:divBdr>
      <w:divsChild>
        <w:div w:id="687408317">
          <w:marLeft w:val="0"/>
          <w:marRight w:val="0"/>
          <w:marTop w:val="0"/>
          <w:marBottom w:val="0"/>
          <w:divBdr>
            <w:top w:val="none" w:sz="0" w:space="0" w:color="auto"/>
            <w:left w:val="none" w:sz="0" w:space="0" w:color="auto"/>
            <w:bottom w:val="none" w:sz="0" w:space="0" w:color="auto"/>
            <w:right w:val="none" w:sz="0" w:space="0" w:color="auto"/>
          </w:divBdr>
          <w:divsChild>
            <w:div w:id="1586692868">
              <w:marLeft w:val="0"/>
              <w:marRight w:val="0"/>
              <w:marTop w:val="0"/>
              <w:marBottom w:val="0"/>
              <w:divBdr>
                <w:top w:val="none" w:sz="0" w:space="0" w:color="auto"/>
                <w:left w:val="none" w:sz="0" w:space="0" w:color="auto"/>
                <w:bottom w:val="none" w:sz="0" w:space="0" w:color="auto"/>
                <w:right w:val="none" w:sz="0" w:space="0" w:color="auto"/>
              </w:divBdr>
            </w:div>
            <w:div w:id="1207985542">
              <w:marLeft w:val="0"/>
              <w:marRight w:val="0"/>
              <w:marTop w:val="0"/>
              <w:marBottom w:val="0"/>
              <w:divBdr>
                <w:top w:val="none" w:sz="0" w:space="0" w:color="auto"/>
                <w:left w:val="none" w:sz="0" w:space="0" w:color="auto"/>
                <w:bottom w:val="none" w:sz="0" w:space="0" w:color="auto"/>
                <w:right w:val="none" w:sz="0" w:space="0" w:color="auto"/>
              </w:divBdr>
            </w:div>
            <w:div w:id="172236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55574">
      <w:bodyDiv w:val="1"/>
      <w:marLeft w:val="0"/>
      <w:marRight w:val="0"/>
      <w:marTop w:val="0"/>
      <w:marBottom w:val="0"/>
      <w:divBdr>
        <w:top w:val="none" w:sz="0" w:space="0" w:color="auto"/>
        <w:left w:val="none" w:sz="0" w:space="0" w:color="auto"/>
        <w:bottom w:val="none" w:sz="0" w:space="0" w:color="auto"/>
        <w:right w:val="none" w:sz="0" w:space="0" w:color="auto"/>
      </w:divBdr>
      <w:divsChild>
        <w:div w:id="1100182368">
          <w:marLeft w:val="0"/>
          <w:marRight w:val="0"/>
          <w:marTop w:val="0"/>
          <w:marBottom w:val="0"/>
          <w:divBdr>
            <w:top w:val="none" w:sz="0" w:space="0" w:color="auto"/>
            <w:left w:val="none" w:sz="0" w:space="0" w:color="auto"/>
            <w:bottom w:val="none" w:sz="0" w:space="0" w:color="auto"/>
            <w:right w:val="none" w:sz="0" w:space="0" w:color="auto"/>
          </w:divBdr>
          <w:divsChild>
            <w:div w:id="1257788639">
              <w:marLeft w:val="0"/>
              <w:marRight w:val="0"/>
              <w:marTop w:val="0"/>
              <w:marBottom w:val="0"/>
              <w:divBdr>
                <w:top w:val="none" w:sz="0" w:space="0" w:color="auto"/>
                <w:left w:val="none" w:sz="0" w:space="0" w:color="auto"/>
                <w:bottom w:val="none" w:sz="0" w:space="0" w:color="auto"/>
                <w:right w:val="none" w:sz="0" w:space="0" w:color="auto"/>
              </w:divBdr>
            </w:div>
            <w:div w:id="1646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81818">
      <w:bodyDiv w:val="1"/>
      <w:marLeft w:val="0"/>
      <w:marRight w:val="0"/>
      <w:marTop w:val="0"/>
      <w:marBottom w:val="0"/>
      <w:divBdr>
        <w:top w:val="none" w:sz="0" w:space="0" w:color="auto"/>
        <w:left w:val="none" w:sz="0" w:space="0" w:color="auto"/>
        <w:bottom w:val="none" w:sz="0" w:space="0" w:color="auto"/>
        <w:right w:val="none" w:sz="0" w:space="0" w:color="auto"/>
      </w:divBdr>
      <w:divsChild>
        <w:div w:id="443309792">
          <w:marLeft w:val="0"/>
          <w:marRight w:val="0"/>
          <w:marTop w:val="0"/>
          <w:marBottom w:val="0"/>
          <w:divBdr>
            <w:top w:val="none" w:sz="0" w:space="0" w:color="auto"/>
            <w:left w:val="none" w:sz="0" w:space="0" w:color="auto"/>
            <w:bottom w:val="none" w:sz="0" w:space="0" w:color="auto"/>
            <w:right w:val="none" w:sz="0" w:space="0" w:color="auto"/>
          </w:divBdr>
          <w:divsChild>
            <w:div w:id="416947941">
              <w:marLeft w:val="0"/>
              <w:marRight w:val="0"/>
              <w:marTop w:val="0"/>
              <w:marBottom w:val="0"/>
              <w:divBdr>
                <w:top w:val="none" w:sz="0" w:space="0" w:color="auto"/>
                <w:left w:val="none" w:sz="0" w:space="0" w:color="auto"/>
                <w:bottom w:val="none" w:sz="0" w:space="0" w:color="auto"/>
                <w:right w:val="none" w:sz="0" w:space="0" w:color="auto"/>
              </w:divBdr>
            </w:div>
            <w:div w:id="952831816">
              <w:marLeft w:val="0"/>
              <w:marRight w:val="0"/>
              <w:marTop w:val="0"/>
              <w:marBottom w:val="0"/>
              <w:divBdr>
                <w:top w:val="none" w:sz="0" w:space="0" w:color="auto"/>
                <w:left w:val="none" w:sz="0" w:space="0" w:color="auto"/>
                <w:bottom w:val="none" w:sz="0" w:space="0" w:color="auto"/>
                <w:right w:val="none" w:sz="0" w:space="0" w:color="auto"/>
              </w:divBdr>
            </w:div>
            <w:div w:id="1345324177">
              <w:marLeft w:val="0"/>
              <w:marRight w:val="0"/>
              <w:marTop w:val="0"/>
              <w:marBottom w:val="0"/>
              <w:divBdr>
                <w:top w:val="none" w:sz="0" w:space="0" w:color="auto"/>
                <w:left w:val="none" w:sz="0" w:space="0" w:color="auto"/>
                <w:bottom w:val="none" w:sz="0" w:space="0" w:color="auto"/>
                <w:right w:val="none" w:sz="0" w:space="0" w:color="auto"/>
              </w:divBdr>
            </w:div>
            <w:div w:id="933242578">
              <w:marLeft w:val="0"/>
              <w:marRight w:val="0"/>
              <w:marTop w:val="0"/>
              <w:marBottom w:val="0"/>
              <w:divBdr>
                <w:top w:val="none" w:sz="0" w:space="0" w:color="auto"/>
                <w:left w:val="none" w:sz="0" w:space="0" w:color="auto"/>
                <w:bottom w:val="none" w:sz="0" w:space="0" w:color="auto"/>
                <w:right w:val="none" w:sz="0" w:space="0" w:color="auto"/>
              </w:divBdr>
            </w:div>
            <w:div w:id="15406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1831">
      <w:bodyDiv w:val="1"/>
      <w:marLeft w:val="0"/>
      <w:marRight w:val="0"/>
      <w:marTop w:val="0"/>
      <w:marBottom w:val="0"/>
      <w:divBdr>
        <w:top w:val="none" w:sz="0" w:space="0" w:color="auto"/>
        <w:left w:val="none" w:sz="0" w:space="0" w:color="auto"/>
        <w:bottom w:val="none" w:sz="0" w:space="0" w:color="auto"/>
        <w:right w:val="none" w:sz="0" w:space="0" w:color="auto"/>
      </w:divBdr>
      <w:divsChild>
        <w:div w:id="92406201">
          <w:marLeft w:val="0"/>
          <w:marRight w:val="0"/>
          <w:marTop w:val="0"/>
          <w:marBottom w:val="0"/>
          <w:divBdr>
            <w:top w:val="none" w:sz="0" w:space="0" w:color="auto"/>
            <w:left w:val="none" w:sz="0" w:space="0" w:color="auto"/>
            <w:bottom w:val="none" w:sz="0" w:space="0" w:color="auto"/>
            <w:right w:val="none" w:sz="0" w:space="0" w:color="auto"/>
          </w:divBdr>
          <w:divsChild>
            <w:div w:id="901406813">
              <w:marLeft w:val="0"/>
              <w:marRight w:val="0"/>
              <w:marTop w:val="0"/>
              <w:marBottom w:val="0"/>
              <w:divBdr>
                <w:top w:val="none" w:sz="0" w:space="0" w:color="auto"/>
                <w:left w:val="none" w:sz="0" w:space="0" w:color="auto"/>
                <w:bottom w:val="none" w:sz="0" w:space="0" w:color="auto"/>
                <w:right w:val="none" w:sz="0" w:space="0" w:color="auto"/>
              </w:divBdr>
              <w:divsChild>
                <w:div w:id="932208121">
                  <w:marLeft w:val="0"/>
                  <w:marRight w:val="0"/>
                  <w:marTop w:val="0"/>
                  <w:marBottom w:val="0"/>
                  <w:divBdr>
                    <w:top w:val="none" w:sz="0" w:space="0" w:color="auto"/>
                    <w:left w:val="none" w:sz="0" w:space="0" w:color="auto"/>
                    <w:bottom w:val="none" w:sz="0" w:space="0" w:color="auto"/>
                    <w:right w:val="none" w:sz="0" w:space="0" w:color="auto"/>
                  </w:divBdr>
                </w:div>
              </w:divsChild>
            </w:div>
            <w:div w:id="2001035411">
              <w:marLeft w:val="0"/>
              <w:marRight w:val="0"/>
              <w:marTop w:val="0"/>
              <w:marBottom w:val="0"/>
              <w:divBdr>
                <w:top w:val="none" w:sz="0" w:space="0" w:color="auto"/>
                <w:left w:val="none" w:sz="0" w:space="0" w:color="auto"/>
                <w:bottom w:val="none" w:sz="0" w:space="0" w:color="auto"/>
                <w:right w:val="none" w:sz="0" w:space="0" w:color="auto"/>
              </w:divBdr>
            </w:div>
          </w:divsChild>
        </w:div>
        <w:div w:id="179854671">
          <w:marLeft w:val="0"/>
          <w:marRight w:val="0"/>
          <w:marTop w:val="0"/>
          <w:marBottom w:val="0"/>
          <w:divBdr>
            <w:top w:val="none" w:sz="0" w:space="0" w:color="auto"/>
            <w:left w:val="none" w:sz="0" w:space="0" w:color="auto"/>
            <w:bottom w:val="none" w:sz="0" w:space="0" w:color="auto"/>
            <w:right w:val="none" w:sz="0" w:space="0" w:color="auto"/>
          </w:divBdr>
          <w:divsChild>
            <w:div w:id="417488070">
              <w:marLeft w:val="0"/>
              <w:marRight w:val="0"/>
              <w:marTop w:val="0"/>
              <w:marBottom w:val="0"/>
              <w:divBdr>
                <w:top w:val="none" w:sz="0" w:space="0" w:color="auto"/>
                <w:left w:val="none" w:sz="0" w:space="0" w:color="auto"/>
                <w:bottom w:val="none" w:sz="0" w:space="0" w:color="auto"/>
                <w:right w:val="none" w:sz="0" w:space="0" w:color="auto"/>
              </w:divBdr>
              <w:divsChild>
                <w:div w:id="1404452929">
                  <w:marLeft w:val="0"/>
                  <w:marRight w:val="0"/>
                  <w:marTop w:val="0"/>
                  <w:marBottom w:val="0"/>
                  <w:divBdr>
                    <w:top w:val="none" w:sz="0" w:space="0" w:color="auto"/>
                    <w:left w:val="none" w:sz="0" w:space="0" w:color="auto"/>
                    <w:bottom w:val="none" w:sz="0" w:space="0" w:color="auto"/>
                    <w:right w:val="none" w:sz="0" w:space="0" w:color="auto"/>
                  </w:divBdr>
                </w:div>
              </w:divsChild>
            </w:div>
            <w:div w:id="1173565690">
              <w:marLeft w:val="0"/>
              <w:marRight w:val="0"/>
              <w:marTop w:val="0"/>
              <w:marBottom w:val="0"/>
              <w:divBdr>
                <w:top w:val="none" w:sz="0" w:space="0" w:color="auto"/>
                <w:left w:val="none" w:sz="0" w:space="0" w:color="auto"/>
                <w:bottom w:val="none" w:sz="0" w:space="0" w:color="auto"/>
                <w:right w:val="none" w:sz="0" w:space="0" w:color="auto"/>
              </w:divBdr>
            </w:div>
          </w:divsChild>
        </w:div>
        <w:div w:id="645359498">
          <w:marLeft w:val="0"/>
          <w:marRight w:val="0"/>
          <w:marTop w:val="0"/>
          <w:marBottom w:val="0"/>
          <w:divBdr>
            <w:top w:val="none" w:sz="0" w:space="0" w:color="auto"/>
            <w:left w:val="none" w:sz="0" w:space="0" w:color="auto"/>
            <w:bottom w:val="none" w:sz="0" w:space="0" w:color="auto"/>
            <w:right w:val="none" w:sz="0" w:space="0" w:color="auto"/>
          </w:divBdr>
          <w:divsChild>
            <w:div w:id="2027754550">
              <w:marLeft w:val="0"/>
              <w:marRight w:val="0"/>
              <w:marTop w:val="0"/>
              <w:marBottom w:val="0"/>
              <w:divBdr>
                <w:top w:val="none" w:sz="0" w:space="0" w:color="auto"/>
                <w:left w:val="none" w:sz="0" w:space="0" w:color="auto"/>
                <w:bottom w:val="none" w:sz="0" w:space="0" w:color="auto"/>
                <w:right w:val="none" w:sz="0" w:space="0" w:color="auto"/>
              </w:divBdr>
              <w:divsChild>
                <w:div w:id="1470899889">
                  <w:marLeft w:val="0"/>
                  <w:marRight w:val="0"/>
                  <w:marTop w:val="0"/>
                  <w:marBottom w:val="0"/>
                  <w:divBdr>
                    <w:top w:val="none" w:sz="0" w:space="0" w:color="auto"/>
                    <w:left w:val="none" w:sz="0" w:space="0" w:color="auto"/>
                    <w:bottom w:val="none" w:sz="0" w:space="0" w:color="auto"/>
                    <w:right w:val="none" w:sz="0" w:space="0" w:color="auto"/>
                  </w:divBdr>
                </w:div>
              </w:divsChild>
            </w:div>
            <w:div w:id="1946182460">
              <w:marLeft w:val="0"/>
              <w:marRight w:val="0"/>
              <w:marTop w:val="0"/>
              <w:marBottom w:val="0"/>
              <w:divBdr>
                <w:top w:val="none" w:sz="0" w:space="0" w:color="auto"/>
                <w:left w:val="none" w:sz="0" w:space="0" w:color="auto"/>
                <w:bottom w:val="none" w:sz="0" w:space="0" w:color="auto"/>
                <w:right w:val="none" w:sz="0" w:space="0" w:color="auto"/>
              </w:divBdr>
            </w:div>
          </w:divsChild>
        </w:div>
        <w:div w:id="2056151991">
          <w:marLeft w:val="0"/>
          <w:marRight w:val="0"/>
          <w:marTop w:val="0"/>
          <w:marBottom w:val="0"/>
          <w:divBdr>
            <w:top w:val="none" w:sz="0" w:space="0" w:color="auto"/>
            <w:left w:val="none" w:sz="0" w:space="0" w:color="auto"/>
            <w:bottom w:val="none" w:sz="0" w:space="0" w:color="auto"/>
            <w:right w:val="none" w:sz="0" w:space="0" w:color="auto"/>
          </w:divBdr>
          <w:divsChild>
            <w:div w:id="1296832661">
              <w:marLeft w:val="0"/>
              <w:marRight w:val="0"/>
              <w:marTop w:val="0"/>
              <w:marBottom w:val="0"/>
              <w:divBdr>
                <w:top w:val="none" w:sz="0" w:space="0" w:color="auto"/>
                <w:left w:val="none" w:sz="0" w:space="0" w:color="auto"/>
                <w:bottom w:val="none" w:sz="0" w:space="0" w:color="auto"/>
                <w:right w:val="none" w:sz="0" w:space="0" w:color="auto"/>
              </w:divBdr>
              <w:divsChild>
                <w:div w:id="1201941592">
                  <w:marLeft w:val="0"/>
                  <w:marRight w:val="0"/>
                  <w:marTop w:val="0"/>
                  <w:marBottom w:val="0"/>
                  <w:divBdr>
                    <w:top w:val="none" w:sz="0" w:space="0" w:color="auto"/>
                    <w:left w:val="none" w:sz="0" w:space="0" w:color="auto"/>
                    <w:bottom w:val="none" w:sz="0" w:space="0" w:color="auto"/>
                    <w:right w:val="none" w:sz="0" w:space="0" w:color="auto"/>
                  </w:divBdr>
                </w:div>
              </w:divsChild>
            </w:div>
            <w:div w:id="468934659">
              <w:marLeft w:val="0"/>
              <w:marRight w:val="0"/>
              <w:marTop w:val="0"/>
              <w:marBottom w:val="0"/>
              <w:divBdr>
                <w:top w:val="none" w:sz="0" w:space="0" w:color="auto"/>
                <w:left w:val="none" w:sz="0" w:space="0" w:color="auto"/>
                <w:bottom w:val="none" w:sz="0" w:space="0" w:color="auto"/>
                <w:right w:val="none" w:sz="0" w:space="0" w:color="auto"/>
              </w:divBdr>
            </w:div>
          </w:divsChild>
        </w:div>
        <w:div w:id="1026910155">
          <w:marLeft w:val="0"/>
          <w:marRight w:val="0"/>
          <w:marTop w:val="0"/>
          <w:marBottom w:val="0"/>
          <w:divBdr>
            <w:top w:val="none" w:sz="0" w:space="0" w:color="auto"/>
            <w:left w:val="none" w:sz="0" w:space="0" w:color="auto"/>
            <w:bottom w:val="none" w:sz="0" w:space="0" w:color="auto"/>
            <w:right w:val="none" w:sz="0" w:space="0" w:color="auto"/>
          </w:divBdr>
          <w:divsChild>
            <w:div w:id="2077511993">
              <w:marLeft w:val="0"/>
              <w:marRight w:val="0"/>
              <w:marTop w:val="0"/>
              <w:marBottom w:val="0"/>
              <w:divBdr>
                <w:top w:val="none" w:sz="0" w:space="0" w:color="auto"/>
                <w:left w:val="none" w:sz="0" w:space="0" w:color="auto"/>
                <w:bottom w:val="none" w:sz="0" w:space="0" w:color="auto"/>
                <w:right w:val="none" w:sz="0" w:space="0" w:color="auto"/>
              </w:divBdr>
              <w:divsChild>
                <w:div w:id="542210460">
                  <w:marLeft w:val="0"/>
                  <w:marRight w:val="0"/>
                  <w:marTop w:val="0"/>
                  <w:marBottom w:val="0"/>
                  <w:divBdr>
                    <w:top w:val="none" w:sz="0" w:space="0" w:color="auto"/>
                    <w:left w:val="none" w:sz="0" w:space="0" w:color="auto"/>
                    <w:bottom w:val="none" w:sz="0" w:space="0" w:color="auto"/>
                    <w:right w:val="none" w:sz="0" w:space="0" w:color="auto"/>
                  </w:divBdr>
                </w:div>
              </w:divsChild>
            </w:div>
            <w:div w:id="399643127">
              <w:marLeft w:val="0"/>
              <w:marRight w:val="0"/>
              <w:marTop w:val="0"/>
              <w:marBottom w:val="0"/>
              <w:divBdr>
                <w:top w:val="none" w:sz="0" w:space="0" w:color="auto"/>
                <w:left w:val="none" w:sz="0" w:space="0" w:color="auto"/>
                <w:bottom w:val="none" w:sz="0" w:space="0" w:color="auto"/>
                <w:right w:val="none" w:sz="0" w:space="0" w:color="auto"/>
              </w:divBdr>
            </w:div>
          </w:divsChild>
        </w:div>
        <w:div w:id="98718957">
          <w:marLeft w:val="0"/>
          <w:marRight w:val="0"/>
          <w:marTop w:val="0"/>
          <w:marBottom w:val="0"/>
          <w:divBdr>
            <w:top w:val="none" w:sz="0" w:space="0" w:color="auto"/>
            <w:left w:val="none" w:sz="0" w:space="0" w:color="auto"/>
            <w:bottom w:val="none" w:sz="0" w:space="0" w:color="auto"/>
            <w:right w:val="none" w:sz="0" w:space="0" w:color="auto"/>
          </w:divBdr>
          <w:divsChild>
            <w:div w:id="628438415">
              <w:marLeft w:val="0"/>
              <w:marRight w:val="0"/>
              <w:marTop w:val="0"/>
              <w:marBottom w:val="0"/>
              <w:divBdr>
                <w:top w:val="none" w:sz="0" w:space="0" w:color="auto"/>
                <w:left w:val="none" w:sz="0" w:space="0" w:color="auto"/>
                <w:bottom w:val="none" w:sz="0" w:space="0" w:color="auto"/>
                <w:right w:val="none" w:sz="0" w:space="0" w:color="auto"/>
              </w:divBdr>
              <w:divsChild>
                <w:div w:id="1166283148">
                  <w:marLeft w:val="0"/>
                  <w:marRight w:val="0"/>
                  <w:marTop w:val="0"/>
                  <w:marBottom w:val="0"/>
                  <w:divBdr>
                    <w:top w:val="none" w:sz="0" w:space="0" w:color="auto"/>
                    <w:left w:val="none" w:sz="0" w:space="0" w:color="auto"/>
                    <w:bottom w:val="none" w:sz="0" w:space="0" w:color="auto"/>
                    <w:right w:val="none" w:sz="0" w:space="0" w:color="auto"/>
                  </w:divBdr>
                </w:div>
              </w:divsChild>
            </w:div>
            <w:div w:id="1165976670">
              <w:marLeft w:val="0"/>
              <w:marRight w:val="0"/>
              <w:marTop w:val="0"/>
              <w:marBottom w:val="0"/>
              <w:divBdr>
                <w:top w:val="none" w:sz="0" w:space="0" w:color="auto"/>
                <w:left w:val="none" w:sz="0" w:space="0" w:color="auto"/>
                <w:bottom w:val="none" w:sz="0" w:space="0" w:color="auto"/>
                <w:right w:val="none" w:sz="0" w:space="0" w:color="auto"/>
              </w:divBdr>
            </w:div>
          </w:divsChild>
        </w:div>
        <w:div w:id="1296328596">
          <w:marLeft w:val="0"/>
          <w:marRight w:val="0"/>
          <w:marTop w:val="0"/>
          <w:marBottom w:val="0"/>
          <w:divBdr>
            <w:top w:val="none" w:sz="0" w:space="0" w:color="auto"/>
            <w:left w:val="none" w:sz="0" w:space="0" w:color="auto"/>
            <w:bottom w:val="none" w:sz="0" w:space="0" w:color="auto"/>
            <w:right w:val="none" w:sz="0" w:space="0" w:color="auto"/>
          </w:divBdr>
          <w:divsChild>
            <w:div w:id="2035375496">
              <w:marLeft w:val="0"/>
              <w:marRight w:val="0"/>
              <w:marTop w:val="0"/>
              <w:marBottom w:val="0"/>
              <w:divBdr>
                <w:top w:val="none" w:sz="0" w:space="0" w:color="auto"/>
                <w:left w:val="none" w:sz="0" w:space="0" w:color="auto"/>
                <w:bottom w:val="none" w:sz="0" w:space="0" w:color="auto"/>
                <w:right w:val="none" w:sz="0" w:space="0" w:color="auto"/>
              </w:divBdr>
              <w:divsChild>
                <w:div w:id="801383740">
                  <w:marLeft w:val="0"/>
                  <w:marRight w:val="0"/>
                  <w:marTop w:val="0"/>
                  <w:marBottom w:val="0"/>
                  <w:divBdr>
                    <w:top w:val="none" w:sz="0" w:space="0" w:color="auto"/>
                    <w:left w:val="none" w:sz="0" w:space="0" w:color="auto"/>
                    <w:bottom w:val="none" w:sz="0" w:space="0" w:color="auto"/>
                    <w:right w:val="none" w:sz="0" w:space="0" w:color="auto"/>
                  </w:divBdr>
                </w:div>
              </w:divsChild>
            </w:div>
            <w:div w:id="1089931753">
              <w:marLeft w:val="0"/>
              <w:marRight w:val="0"/>
              <w:marTop w:val="0"/>
              <w:marBottom w:val="0"/>
              <w:divBdr>
                <w:top w:val="none" w:sz="0" w:space="0" w:color="auto"/>
                <w:left w:val="none" w:sz="0" w:space="0" w:color="auto"/>
                <w:bottom w:val="none" w:sz="0" w:space="0" w:color="auto"/>
                <w:right w:val="none" w:sz="0" w:space="0" w:color="auto"/>
              </w:divBdr>
            </w:div>
          </w:divsChild>
        </w:div>
        <w:div w:id="1465349850">
          <w:marLeft w:val="0"/>
          <w:marRight w:val="0"/>
          <w:marTop w:val="0"/>
          <w:marBottom w:val="0"/>
          <w:divBdr>
            <w:top w:val="none" w:sz="0" w:space="0" w:color="auto"/>
            <w:left w:val="none" w:sz="0" w:space="0" w:color="auto"/>
            <w:bottom w:val="none" w:sz="0" w:space="0" w:color="auto"/>
            <w:right w:val="none" w:sz="0" w:space="0" w:color="auto"/>
          </w:divBdr>
          <w:divsChild>
            <w:div w:id="835269900">
              <w:marLeft w:val="0"/>
              <w:marRight w:val="0"/>
              <w:marTop w:val="0"/>
              <w:marBottom w:val="0"/>
              <w:divBdr>
                <w:top w:val="none" w:sz="0" w:space="0" w:color="auto"/>
                <w:left w:val="none" w:sz="0" w:space="0" w:color="auto"/>
                <w:bottom w:val="none" w:sz="0" w:space="0" w:color="auto"/>
                <w:right w:val="none" w:sz="0" w:space="0" w:color="auto"/>
              </w:divBdr>
              <w:divsChild>
                <w:div w:id="619192417">
                  <w:marLeft w:val="0"/>
                  <w:marRight w:val="0"/>
                  <w:marTop w:val="0"/>
                  <w:marBottom w:val="0"/>
                  <w:divBdr>
                    <w:top w:val="none" w:sz="0" w:space="0" w:color="auto"/>
                    <w:left w:val="none" w:sz="0" w:space="0" w:color="auto"/>
                    <w:bottom w:val="none" w:sz="0" w:space="0" w:color="auto"/>
                    <w:right w:val="none" w:sz="0" w:space="0" w:color="auto"/>
                  </w:divBdr>
                </w:div>
              </w:divsChild>
            </w:div>
            <w:div w:id="410321295">
              <w:marLeft w:val="0"/>
              <w:marRight w:val="0"/>
              <w:marTop w:val="0"/>
              <w:marBottom w:val="0"/>
              <w:divBdr>
                <w:top w:val="none" w:sz="0" w:space="0" w:color="auto"/>
                <w:left w:val="none" w:sz="0" w:space="0" w:color="auto"/>
                <w:bottom w:val="none" w:sz="0" w:space="0" w:color="auto"/>
                <w:right w:val="none" w:sz="0" w:space="0" w:color="auto"/>
              </w:divBdr>
            </w:div>
          </w:divsChild>
        </w:div>
        <w:div w:id="1150711910">
          <w:marLeft w:val="0"/>
          <w:marRight w:val="0"/>
          <w:marTop w:val="0"/>
          <w:marBottom w:val="0"/>
          <w:divBdr>
            <w:top w:val="none" w:sz="0" w:space="0" w:color="auto"/>
            <w:left w:val="none" w:sz="0" w:space="0" w:color="auto"/>
            <w:bottom w:val="none" w:sz="0" w:space="0" w:color="auto"/>
            <w:right w:val="none" w:sz="0" w:space="0" w:color="auto"/>
          </w:divBdr>
          <w:divsChild>
            <w:div w:id="395781136">
              <w:marLeft w:val="0"/>
              <w:marRight w:val="0"/>
              <w:marTop w:val="0"/>
              <w:marBottom w:val="0"/>
              <w:divBdr>
                <w:top w:val="none" w:sz="0" w:space="0" w:color="auto"/>
                <w:left w:val="none" w:sz="0" w:space="0" w:color="auto"/>
                <w:bottom w:val="none" w:sz="0" w:space="0" w:color="auto"/>
                <w:right w:val="none" w:sz="0" w:space="0" w:color="auto"/>
              </w:divBdr>
              <w:divsChild>
                <w:div w:id="834536075">
                  <w:marLeft w:val="0"/>
                  <w:marRight w:val="0"/>
                  <w:marTop w:val="0"/>
                  <w:marBottom w:val="0"/>
                  <w:divBdr>
                    <w:top w:val="none" w:sz="0" w:space="0" w:color="auto"/>
                    <w:left w:val="none" w:sz="0" w:space="0" w:color="auto"/>
                    <w:bottom w:val="none" w:sz="0" w:space="0" w:color="auto"/>
                    <w:right w:val="none" w:sz="0" w:space="0" w:color="auto"/>
                  </w:divBdr>
                </w:div>
              </w:divsChild>
            </w:div>
            <w:div w:id="2044673730">
              <w:marLeft w:val="0"/>
              <w:marRight w:val="0"/>
              <w:marTop w:val="0"/>
              <w:marBottom w:val="0"/>
              <w:divBdr>
                <w:top w:val="none" w:sz="0" w:space="0" w:color="auto"/>
                <w:left w:val="none" w:sz="0" w:space="0" w:color="auto"/>
                <w:bottom w:val="none" w:sz="0" w:space="0" w:color="auto"/>
                <w:right w:val="none" w:sz="0" w:space="0" w:color="auto"/>
              </w:divBdr>
            </w:div>
          </w:divsChild>
        </w:div>
        <w:div w:id="1848060285">
          <w:marLeft w:val="0"/>
          <w:marRight w:val="0"/>
          <w:marTop w:val="0"/>
          <w:marBottom w:val="0"/>
          <w:divBdr>
            <w:top w:val="none" w:sz="0" w:space="0" w:color="auto"/>
            <w:left w:val="none" w:sz="0" w:space="0" w:color="auto"/>
            <w:bottom w:val="none" w:sz="0" w:space="0" w:color="auto"/>
            <w:right w:val="none" w:sz="0" w:space="0" w:color="auto"/>
          </w:divBdr>
          <w:divsChild>
            <w:div w:id="1727291852">
              <w:marLeft w:val="0"/>
              <w:marRight w:val="0"/>
              <w:marTop w:val="0"/>
              <w:marBottom w:val="0"/>
              <w:divBdr>
                <w:top w:val="none" w:sz="0" w:space="0" w:color="auto"/>
                <w:left w:val="none" w:sz="0" w:space="0" w:color="auto"/>
                <w:bottom w:val="none" w:sz="0" w:space="0" w:color="auto"/>
                <w:right w:val="none" w:sz="0" w:space="0" w:color="auto"/>
              </w:divBdr>
              <w:divsChild>
                <w:div w:id="2135637913">
                  <w:marLeft w:val="0"/>
                  <w:marRight w:val="0"/>
                  <w:marTop w:val="0"/>
                  <w:marBottom w:val="0"/>
                  <w:divBdr>
                    <w:top w:val="none" w:sz="0" w:space="0" w:color="auto"/>
                    <w:left w:val="none" w:sz="0" w:space="0" w:color="auto"/>
                    <w:bottom w:val="none" w:sz="0" w:space="0" w:color="auto"/>
                    <w:right w:val="none" w:sz="0" w:space="0" w:color="auto"/>
                  </w:divBdr>
                </w:div>
              </w:divsChild>
            </w:div>
            <w:div w:id="1974601975">
              <w:marLeft w:val="0"/>
              <w:marRight w:val="0"/>
              <w:marTop w:val="0"/>
              <w:marBottom w:val="0"/>
              <w:divBdr>
                <w:top w:val="none" w:sz="0" w:space="0" w:color="auto"/>
                <w:left w:val="none" w:sz="0" w:space="0" w:color="auto"/>
                <w:bottom w:val="none" w:sz="0" w:space="0" w:color="auto"/>
                <w:right w:val="none" w:sz="0" w:space="0" w:color="auto"/>
              </w:divBdr>
            </w:div>
          </w:divsChild>
        </w:div>
        <w:div w:id="2071885258">
          <w:marLeft w:val="0"/>
          <w:marRight w:val="0"/>
          <w:marTop w:val="0"/>
          <w:marBottom w:val="0"/>
          <w:divBdr>
            <w:top w:val="none" w:sz="0" w:space="0" w:color="auto"/>
            <w:left w:val="none" w:sz="0" w:space="0" w:color="auto"/>
            <w:bottom w:val="none" w:sz="0" w:space="0" w:color="auto"/>
            <w:right w:val="none" w:sz="0" w:space="0" w:color="auto"/>
          </w:divBdr>
          <w:divsChild>
            <w:div w:id="985936621">
              <w:marLeft w:val="0"/>
              <w:marRight w:val="0"/>
              <w:marTop w:val="0"/>
              <w:marBottom w:val="0"/>
              <w:divBdr>
                <w:top w:val="none" w:sz="0" w:space="0" w:color="auto"/>
                <w:left w:val="none" w:sz="0" w:space="0" w:color="auto"/>
                <w:bottom w:val="none" w:sz="0" w:space="0" w:color="auto"/>
                <w:right w:val="none" w:sz="0" w:space="0" w:color="auto"/>
              </w:divBdr>
              <w:divsChild>
                <w:div w:id="926689187">
                  <w:marLeft w:val="0"/>
                  <w:marRight w:val="0"/>
                  <w:marTop w:val="0"/>
                  <w:marBottom w:val="0"/>
                  <w:divBdr>
                    <w:top w:val="none" w:sz="0" w:space="0" w:color="auto"/>
                    <w:left w:val="none" w:sz="0" w:space="0" w:color="auto"/>
                    <w:bottom w:val="none" w:sz="0" w:space="0" w:color="auto"/>
                    <w:right w:val="none" w:sz="0" w:space="0" w:color="auto"/>
                  </w:divBdr>
                </w:div>
              </w:divsChild>
            </w:div>
            <w:div w:id="1041828744">
              <w:marLeft w:val="0"/>
              <w:marRight w:val="0"/>
              <w:marTop w:val="0"/>
              <w:marBottom w:val="0"/>
              <w:divBdr>
                <w:top w:val="none" w:sz="0" w:space="0" w:color="auto"/>
                <w:left w:val="none" w:sz="0" w:space="0" w:color="auto"/>
                <w:bottom w:val="none" w:sz="0" w:space="0" w:color="auto"/>
                <w:right w:val="none" w:sz="0" w:space="0" w:color="auto"/>
              </w:divBdr>
            </w:div>
          </w:divsChild>
        </w:div>
        <w:div w:id="1658261731">
          <w:marLeft w:val="0"/>
          <w:marRight w:val="0"/>
          <w:marTop w:val="0"/>
          <w:marBottom w:val="0"/>
          <w:divBdr>
            <w:top w:val="none" w:sz="0" w:space="0" w:color="auto"/>
            <w:left w:val="none" w:sz="0" w:space="0" w:color="auto"/>
            <w:bottom w:val="none" w:sz="0" w:space="0" w:color="auto"/>
            <w:right w:val="none" w:sz="0" w:space="0" w:color="auto"/>
          </w:divBdr>
          <w:divsChild>
            <w:div w:id="1834831554">
              <w:marLeft w:val="0"/>
              <w:marRight w:val="0"/>
              <w:marTop w:val="0"/>
              <w:marBottom w:val="0"/>
              <w:divBdr>
                <w:top w:val="none" w:sz="0" w:space="0" w:color="auto"/>
                <w:left w:val="none" w:sz="0" w:space="0" w:color="auto"/>
                <w:bottom w:val="none" w:sz="0" w:space="0" w:color="auto"/>
                <w:right w:val="none" w:sz="0" w:space="0" w:color="auto"/>
              </w:divBdr>
              <w:divsChild>
                <w:div w:id="1830100800">
                  <w:marLeft w:val="0"/>
                  <w:marRight w:val="0"/>
                  <w:marTop w:val="0"/>
                  <w:marBottom w:val="0"/>
                  <w:divBdr>
                    <w:top w:val="none" w:sz="0" w:space="0" w:color="auto"/>
                    <w:left w:val="none" w:sz="0" w:space="0" w:color="auto"/>
                    <w:bottom w:val="none" w:sz="0" w:space="0" w:color="auto"/>
                    <w:right w:val="none" w:sz="0" w:space="0" w:color="auto"/>
                  </w:divBdr>
                </w:div>
              </w:divsChild>
            </w:div>
            <w:div w:id="21449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6996">
      <w:bodyDiv w:val="1"/>
      <w:marLeft w:val="0"/>
      <w:marRight w:val="0"/>
      <w:marTop w:val="0"/>
      <w:marBottom w:val="0"/>
      <w:divBdr>
        <w:top w:val="none" w:sz="0" w:space="0" w:color="auto"/>
        <w:left w:val="none" w:sz="0" w:space="0" w:color="auto"/>
        <w:bottom w:val="none" w:sz="0" w:space="0" w:color="auto"/>
        <w:right w:val="none" w:sz="0" w:space="0" w:color="auto"/>
      </w:divBdr>
      <w:divsChild>
        <w:div w:id="2002540159">
          <w:marLeft w:val="0"/>
          <w:marRight w:val="0"/>
          <w:marTop w:val="0"/>
          <w:marBottom w:val="0"/>
          <w:divBdr>
            <w:top w:val="none" w:sz="0" w:space="0" w:color="auto"/>
            <w:left w:val="none" w:sz="0" w:space="0" w:color="auto"/>
            <w:bottom w:val="none" w:sz="0" w:space="0" w:color="auto"/>
            <w:right w:val="none" w:sz="0" w:space="0" w:color="auto"/>
          </w:divBdr>
          <w:divsChild>
            <w:div w:id="1316301461">
              <w:marLeft w:val="0"/>
              <w:marRight w:val="0"/>
              <w:marTop w:val="0"/>
              <w:marBottom w:val="0"/>
              <w:divBdr>
                <w:top w:val="none" w:sz="0" w:space="0" w:color="auto"/>
                <w:left w:val="none" w:sz="0" w:space="0" w:color="auto"/>
                <w:bottom w:val="none" w:sz="0" w:space="0" w:color="auto"/>
                <w:right w:val="none" w:sz="0" w:space="0" w:color="auto"/>
              </w:divBdr>
            </w:div>
            <w:div w:id="523053333">
              <w:marLeft w:val="0"/>
              <w:marRight w:val="0"/>
              <w:marTop w:val="0"/>
              <w:marBottom w:val="0"/>
              <w:divBdr>
                <w:top w:val="none" w:sz="0" w:space="0" w:color="auto"/>
                <w:left w:val="none" w:sz="0" w:space="0" w:color="auto"/>
                <w:bottom w:val="none" w:sz="0" w:space="0" w:color="auto"/>
                <w:right w:val="none" w:sz="0" w:space="0" w:color="auto"/>
              </w:divBdr>
            </w:div>
            <w:div w:id="731657268">
              <w:marLeft w:val="0"/>
              <w:marRight w:val="0"/>
              <w:marTop w:val="0"/>
              <w:marBottom w:val="0"/>
              <w:divBdr>
                <w:top w:val="none" w:sz="0" w:space="0" w:color="auto"/>
                <w:left w:val="none" w:sz="0" w:space="0" w:color="auto"/>
                <w:bottom w:val="none" w:sz="0" w:space="0" w:color="auto"/>
                <w:right w:val="none" w:sz="0" w:space="0" w:color="auto"/>
              </w:divBdr>
            </w:div>
            <w:div w:id="1340619440">
              <w:marLeft w:val="0"/>
              <w:marRight w:val="0"/>
              <w:marTop w:val="0"/>
              <w:marBottom w:val="0"/>
              <w:divBdr>
                <w:top w:val="none" w:sz="0" w:space="0" w:color="auto"/>
                <w:left w:val="none" w:sz="0" w:space="0" w:color="auto"/>
                <w:bottom w:val="none" w:sz="0" w:space="0" w:color="auto"/>
                <w:right w:val="none" w:sz="0" w:space="0" w:color="auto"/>
              </w:divBdr>
            </w:div>
            <w:div w:id="26378039">
              <w:marLeft w:val="0"/>
              <w:marRight w:val="0"/>
              <w:marTop w:val="0"/>
              <w:marBottom w:val="0"/>
              <w:divBdr>
                <w:top w:val="none" w:sz="0" w:space="0" w:color="auto"/>
                <w:left w:val="none" w:sz="0" w:space="0" w:color="auto"/>
                <w:bottom w:val="none" w:sz="0" w:space="0" w:color="auto"/>
                <w:right w:val="none" w:sz="0" w:space="0" w:color="auto"/>
              </w:divBdr>
            </w:div>
            <w:div w:id="82649465">
              <w:marLeft w:val="0"/>
              <w:marRight w:val="0"/>
              <w:marTop w:val="0"/>
              <w:marBottom w:val="0"/>
              <w:divBdr>
                <w:top w:val="none" w:sz="0" w:space="0" w:color="auto"/>
                <w:left w:val="none" w:sz="0" w:space="0" w:color="auto"/>
                <w:bottom w:val="none" w:sz="0" w:space="0" w:color="auto"/>
                <w:right w:val="none" w:sz="0" w:space="0" w:color="auto"/>
              </w:divBdr>
            </w:div>
            <w:div w:id="923297425">
              <w:marLeft w:val="0"/>
              <w:marRight w:val="0"/>
              <w:marTop w:val="0"/>
              <w:marBottom w:val="0"/>
              <w:divBdr>
                <w:top w:val="none" w:sz="0" w:space="0" w:color="auto"/>
                <w:left w:val="none" w:sz="0" w:space="0" w:color="auto"/>
                <w:bottom w:val="none" w:sz="0" w:space="0" w:color="auto"/>
                <w:right w:val="none" w:sz="0" w:space="0" w:color="auto"/>
              </w:divBdr>
            </w:div>
            <w:div w:id="1907446377">
              <w:marLeft w:val="0"/>
              <w:marRight w:val="0"/>
              <w:marTop w:val="0"/>
              <w:marBottom w:val="0"/>
              <w:divBdr>
                <w:top w:val="none" w:sz="0" w:space="0" w:color="auto"/>
                <w:left w:val="none" w:sz="0" w:space="0" w:color="auto"/>
                <w:bottom w:val="none" w:sz="0" w:space="0" w:color="auto"/>
                <w:right w:val="none" w:sz="0" w:space="0" w:color="auto"/>
              </w:divBdr>
            </w:div>
            <w:div w:id="674259785">
              <w:marLeft w:val="0"/>
              <w:marRight w:val="0"/>
              <w:marTop w:val="0"/>
              <w:marBottom w:val="0"/>
              <w:divBdr>
                <w:top w:val="none" w:sz="0" w:space="0" w:color="auto"/>
                <w:left w:val="none" w:sz="0" w:space="0" w:color="auto"/>
                <w:bottom w:val="none" w:sz="0" w:space="0" w:color="auto"/>
                <w:right w:val="none" w:sz="0" w:space="0" w:color="auto"/>
              </w:divBdr>
            </w:div>
            <w:div w:id="471404661">
              <w:marLeft w:val="0"/>
              <w:marRight w:val="0"/>
              <w:marTop w:val="0"/>
              <w:marBottom w:val="0"/>
              <w:divBdr>
                <w:top w:val="none" w:sz="0" w:space="0" w:color="auto"/>
                <w:left w:val="none" w:sz="0" w:space="0" w:color="auto"/>
                <w:bottom w:val="none" w:sz="0" w:space="0" w:color="auto"/>
                <w:right w:val="none" w:sz="0" w:space="0" w:color="auto"/>
              </w:divBdr>
            </w:div>
            <w:div w:id="1789936442">
              <w:marLeft w:val="0"/>
              <w:marRight w:val="0"/>
              <w:marTop w:val="0"/>
              <w:marBottom w:val="0"/>
              <w:divBdr>
                <w:top w:val="none" w:sz="0" w:space="0" w:color="auto"/>
                <w:left w:val="none" w:sz="0" w:space="0" w:color="auto"/>
                <w:bottom w:val="none" w:sz="0" w:space="0" w:color="auto"/>
                <w:right w:val="none" w:sz="0" w:space="0" w:color="auto"/>
              </w:divBdr>
            </w:div>
            <w:div w:id="725758261">
              <w:marLeft w:val="0"/>
              <w:marRight w:val="0"/>
              <w:marTop w:val="0"/>
              <w:marBottom w:val="0"/>
              <w:divBdr>
                <w:top w:val="none" w:sz="0" w:space="0" w:color="auto"/>
                <w:left w:val="none" w:sz="0" w:space="0" w:color="auto"/>
                <w:bottom w:val="none" w:sz="0" w:space="0" w:color="auto"/>
                <w:right w:val="none" w:sz="0" w:space="0" w:color="auto"/>
              </w:divBdr>
            </w:div>
            <w:div w:id="1499344977">
              <w:marLeft w:val="0"/>
              <w:marRight w:val="0"/>
              <w:marTop w:val="0"/>
              <w:marBottom w:val="0"/>
              <w:divBdr>
                <w:top w:val="none" w:sz="0" w:space="0" w:color="auto"/>
                <w:left w:val="none" w:sz="0" w:space="0" w:color="auto"/>
                <w:bottom w:val="none" w:sz="0" w:space="0" w:color="auto"/>
                <w:right w:val="none" w:sz="0" w:space="0" w:color="auto"/>
              </w:divBdr>
            </w:div>
            <w:div w:id="1006251741">
              <w:marLeft w:val="0"/>
              <w:marRight w:val="0"/>
              <w:marTop w:val="0"/>
              <w:marBottom w:val="0"/>
              <w:divBdr>
                <w:top w:val="none" w:sz="0" w:space="0" w:color="auto"/>
                <w:left w:val="none" w:sz="0" w:space="0" w:color="auto"/>
                <w:bottom w:val="none" w:sz="0" w:space="0" w:color="auto"/>
                <w:right w:val="none" w:sz="0" w:space="0" w:color="auto"/>
              </w:divBdr>
            </w:div>
            <w:div w:id="1548566535">
              <w:marLeft w:val="0"/>
              <w:marRight w:val="0"/>
              <w:marTop w:val="0"/>
              <w:marBottom w:val="0"/>
              <w:divBdr>
                <w:top w:val="none" w:sz="0" w:space="0" w:color="auto"/>
                <w:left w:val="none" w:sz="0" w:space="0" w:color="auto"/>
                <w:bottom w:val="none" w:sz="0" w:space="0" w:color="auto"/>
                <w:right w:val="none" w:sz="0" w:space="0" w:color="auto"/>
              </w:divBdr>
            </w:div>
            <w:div w:id="1752965178">
              <w:marLeft w:val="0"/>
              <w:marRight w:val="0"/>
              <w:marTop w:val="0"/>
              <w:marBottom w:val="0"/>
              <w:divBdr>
                <w:top w:val="none" w:sz="0" w:space="0" w:color="auto"/>
                <w:left w:val="none" w:sz="0" w:space="0" w:color="auto"/>
                <w:bottom w:val="none" w:sz="0" w:space="0" w:color="auto"/>
                <w:right w:val="none" w:sz="0" w:space="0" w:color="auto"/>
              </w:divBdr>
            </w:div>
            <w:div w:id="1672677931">
              <w:marLeft w:val="0"/>
              <w:marRight w:val="0"/>
              <w:marTop w:val="0"/>
              <w:marBottom w:val="0"/>
              <w:divBdr>
                <w:top w:val="none" w:sz="0" w:space="0" w:color="auto"/>
                <w:left w:val="none" w:sz="0" w:space="0" w:color="auto"/>
                <w:bottom w:val="none" w:sz="0" w:space="0" w:color="auto"/>
                <w:right w:val="none" w:sz="0" w:space="0" w:color="auto"/>
              </w:divBdr>
            </w:div>
            <w:div w:id="422654758">
              <w:marLeft w:val="0"/>
              <w:marRight w:val="0"/>
              <w:marTop w:val="0"/>
              <w:marBottom w:val="0"/>
              <w:divBdr>
                <w:top w:val="none" w:sz="0" w:space="0" w:color="auto"/>
                <w:left w:val="none" w:sz="0" w:space="0" w:color="auto"/>
                <w:bottom w:val="none" w:sz="0" w:space="0" w:color="auto"/>
                <w:right w:val="none" w:sz="0" w:space="0" w:color="auto"/>
              </w:divBdr>
            </w:div>
            <w:div w:id="1350914358">
              <w:marLeft w:val="0"/>
              <w:marRight w:val="0"/>
              <w:marTop w:val="0"/>
              <w:marBottom w:val="0"/>
              <w:divBdr>
                <w:top w:val="none" w:sz="0" w:space="0" w:color="auto"/>
                <w:left w:val="none" w:sz="0" w:space="0" w:color="auto"/>
                <w:bottom w:val="none" w:sz="0" w:space="0" w:color="auto"/>
                <w:right w:val="none" w:sz="0" w:space="0" w:color="auto"/>
              </w:divBdr>
            </w:div>
            <w:div w:id="435055234">
              <w:marLeft w:val="0"/>
              <w:marRight w:val="0"/>
              <w:marTop w:val="0"/>
              <w:marBottom w:val="0"/>
              <w:divBdr>
                <w:top w:val="none" w:sz="0" w:space="0" w:color="auto"/>
                <w:left w:val="none" w:sz="0" w:space="0" w:color="auto"/>
                <w:bottom w:val="none" w:sz="0" w:space="0" w:color="auto"/>
                <w:right w:val="none" w:sz="0" w:space="0" w:color="auto"/>
              </w:divBdr>
            </w:div>
            <w:div w:id="330260926">
              <w:marLeft w:val="0"/>
              <w:marRight w:val="0"/>
              <w:marTop w:val="0"/>
              <w:marBottom w:val="0"/>
              <w:divBdr>
                <w:top w:val="none" w:sz="0" w:space="0" w:color="auto"/>
                <w:left w:val="none" w:sz="0" w:space="0" w:color="auto"/>
                <w:bottom w:val="none" w:sz="0" w:space="0" w:color="auto"/>
                <w:right w:val="none" w:sz="0" w:space="0" w:color="auto"/>
              </w:divBdr>
            </w:div>
            <w:div w:id="1307665924">
              <w:marLeft w:val="0"/>
              <w:marRight w:val="0"/>
              <w:marTop w:val="0"/>
              <w:marBottom w:val="0"/>
              <w:divBdr>
                <w:top w:val="none" w:sz="0" w:space="0" w:color="auto"/>
                <w:left w:val="none" w:sz="0" w:space="0" w:color="auto"/>
                <w:bottom w:val="none" w:sz="0" w:space="0" w:color="auto"/>
                <w:right w:val="none" w:sz="0" w:space="0" w:color="auto"/>
              </w:divBdr>
            </w:div>
            <w:div w:id="1439370447">
              <w:marLeft w:val="0"/>
              <w:marRight w:val="0"/>
              <w:marTop w:val="0"/>
              <w:marBottom w:val="0"/>
              <w:divBdr>
                <w:top w:val="none" w:sz="0" w:space="0" w:color="auto"/>
                <w:left w:val="none" w:sz="0" w:space="0" w:color="auto"/>
                <w:bottom w:val="none" w:sz="0" w:space="0" w:color="auto"/>
                <w:right w:val="none" w:sz="0" w:space="0" w:color="auto"/>
              </w:divBdr>
            </w:div>
            <w:div w:id="1912544699">
              <w:marLeft w:val="0"/>
              <w:marRight w:val="0"/>
              <w:marTop w:val="0"/>
              <w:marBottom w:val="0"/>
              <w:divBdr>
                <w:top w:val="none" w:sz="0" w:space="0" w:color="auto"/>
                <w:left w:val="none" w:sz="0" w:space="0" w:color="auto"/>
                <w:bottom w:val="none" w:sz="0" w:space="0" w:color="auto"/>
                <w:right w:val="none" w:sz="0" w:space="0" w:color="auto"/>
              </w:divBdr>
            </w:div>
            <w:div w:id="713505198">
              <w:marLeft w:val="0"/>
              <w:marRight w:val="0"/>
              <w:marTop w:val="0"/>
              <w:marBottom w:val="0"/>
              <w:divBdr>
                <w:top w:val="none" w:sz="0" w:space="0" w:color="auto"/>
                <w:left w:val="none" w:sz="0" w:space="0" w:color="auto"/>
                <w:bottom w:val="none" w:sz="0" w:space="0" w:color="auto"/>
                <w:right w:val="none" w:sz="0" w:space="0" w:color="auto"/>
              </w:divBdr>
            </w:div>
            <w:div w:id="1786541910">
              <w:marLeft w:val="0"/>
              <w:marRight w:val="0"/>
              <w:marTop w:val="0"/>
              <w:marBottom w:val="0"/>
              <w:divBdr>
                <w:top w:val="none" w:sz="0" w:space="0" w:color="auto"/>
                <w:left w:val="none" w:sz="0" w:space="0" w:color="auto"/>
                <w:bottom w:val="none" w:sz="0" w:space="0" w:color="auto"/>
                <w:right w:val="none" w:sz="0" w:space="0" w:color="auto"/>
              </w:divBdr>
            </w:div>
            <w:div w:id="1529026234">
              <w:marLeft w:val="0"/>
              <w:marRight w:val="0"/>
              <w:marTop w:val="0"/>
              <w:marBottom w:val="0"/>
              <w:divBdr>
                <w:top w:val="none" w:sz="0" w:space="0" w:color="auto"/>
                <w:left w:val="none" w:sz="0" w:space="0" w:color="auto"/>
                <w:bottom w:val="none" w:sz="0" w:space="0" w:color="auto"/>
                <w:right w:val="none" w:sz="0" w:space="0" w:color="auto"/>
              </w:divBdr>
            </w:div>
            <w:div w:id="2037732004">
              <w:marLeft w:val="0"/>
              <w:marRight w:val="0"/>
              <w:marTop w:val="0"/>
              <w:marBottom w:val="0"/>
              <w:divBdr>
                <w:top w:val="none" w:sz="0" w:space="0" w:color="auto"/>
                <w:left w:val="none" w:sz="0" w:space="0" w:color="auto"/>
                <w:bottom w:val="none" w:sz="0" w:space="0" w:color="auto"/>
                <w:right w:val="none" w:sz="0" w:space="0" w:color="auto"/>
              </w:divBdr>
            </w:div>
            <w:div w:id="44643920">
              <w:marLeft w:val="0"/>
              <w:marRight w:val="0"/>
              <w:marTop w:val="0"/>
              <w:marBottom w:val="0"/>
              <w:divBdr>
                <w:top w:val="none" w:sz="0" w:space="0" w:color="auto"/>
                <w:left w:val="none" w:sz="0" w:space="0" w:color="auto"/>
                <w:bottom w:val="none" w:sz="0" w:space="0" w:color="auto"/>
                <w:right w:val="none" w:sz="0" w:space="0" w:color="auto"/>
              </w:divBdr>
            </w:div>
            <w:div w:id="832598468">
              <w:marLeft w:val="0"/>
              <w:marRight w:val="0"/>
              <w:marTop w:val="0"/>
              <w:marBottom w:val="0"/>
              <w:divBdr>
                <w:top w:val="none" w:sz="0" w:space="0" w:color="auto"/>
                <w:left w:val="none" w:sz="0" w:space="0" w:color="auto"/>
                <w:bottom w:val="none" w:sz="0" w:space="0" w:color="auto"/>
                <w:right w:val="none" w:sz="0" w:space="0" w:color="auto"/>
              </w:divBdr>
            </w:div>
            <w:div w:id="231081132">
              <w:marLeft w:val="0"/>
              <w:marRight w:val="0"/>
              <w:marTop w:val="0"/>
              <w:marBottom w:val="0"/>
              <w:divBdr>
                <w:top w:val="none" w:sz="0" w:space="0" w:color="auto"/>
                <w:left w:val="none" w:sz="0" w:space="0" w:color="auto"/>
                <w:bottom w:val="none" w:sz="0" w:space="0" w:color="auto"/>
                <w:right w:val="none" w:sz="0" w:space="0" w:color="auto"/>
              </w:divBdr>
            </w:div>
            <w:div w:id="1171531452">
              <w:marLeft w:val="0"/>
              <w:marRight w:val="0"/>
              <w:marTop w:val="0"/>
              <w:marBottom w:val="0"/>
              <w:divBdr>
                <w:top w:val="none" w:sz="0" w:space="0" w:color="auto"/>
                <w:left w:val="none" w:sz="0" w:space="0" w:color="auto"/>
                <w:bottom w:val="none" w:sz="0" w:space="0" w:color="auto"/>
                <w:right w:val="none" w:sz="0" w:space="0" w:color="auto"/>
              </w:divBdr>
            </w:div>
            <w:div w:id="390619110">
              <w:marLeft w:val="0"/>
              <w:marRight w:val="0"/>
              <w:marTop w:val="0"/>
              <w:marBottom w:val="0"/>
              <w:divBdr>
                <w:top w:val="none" w:sz="0" w:space="0" w:color="auto"/>
                <w:left w:val="none" w:sz="0" w:space="0" w:color="auto"/>
                <w:bottom w:val="none" w:sz="0" w:space="0" w:color="auto"/>
                <w:right w:val="none" w:sz="0" w:space="0" w:color="auto"/>
              </w:divBdr>
            </w:div>
            <w:div w:id="487522644">
              <w:marLeft w:val="0"/>
              <w:marRight w:val="0"/>
              <w:marTop w:val="0"/>
              <w:marBottom w:val="0"/>
              <w:divBdr>
                <w:top w:val="none" w:sz="0" w:space="0" w:color="auto"/>
                <w:left w:val="none" w:sz="0" w:space="0" w:color="auto"/>
                <w:bottom w:val="none" w:sz="0" w:space="0" w:color="auto"/>
                <w:right w:val="none" w:sz="0" w:space="0" w:color="auto"/>
              </w:divBdr>
            </w:div>
            <w:div w:id="1874924948">
              <w:marLeft w:val="0"/>
              <w:marRight w:val="0"/>
              <w:marTop w:val="0"/>
              <w:marBottom w:val="0"/>
              <w:divBdr>
                <w:top w:val="none" w:sz="0" w:space="0" w:color="auto"/>
                <w:left w:val="none" w:sz="0" w:space="0" w:color="auto"/>
                <w:bottom w:val="none" w:sz="0" w:space="0" w:color="auto"/>
                <w:right w:val="none" w:sz="0" w:space="0" w:color="auto"/>
              </w:divBdr>
            </w:div>
            <w:div w:id="1431509480">
              <w:marLeft w:val="0"/>
              <w:marRight w:val="0"/>
              <w:marTop w:val="0"/>
              <w:marBottom w:val="0"/>
              <w:divBdr>
                <w:top w:val="none" w:sz="0" w:space="0" w:color="auto"/>
                <w:left w:val="none" w:sz="0" w:space="0" w:color="auto"/>
                <w:bottom w:val="none" w:sz="0" w:space="0" w:color="auto"/>
                <w:right w:val="none" w:sz="0" w:space="0" w:color="auto"/>
              </w:divBdr>
            </w:div>
            <w:div w:id="1551458131">
              <w:marLeft w:val="0"/>
              <w:marRight w:val="0"/>
              <w:marTop w:val="0"/>
              <w:marBottom w:val="0"/>
              <w:divBdr>
                <w:top w:val="none" w:sz="0" w:space="0" w:color="auto"/>
                <w:left w:val="none" w:sz="0" w:space="0" w:color="auto"/>
                <w:bottom w:val="none" w:sz="0" w:space="0" w:color="auto"/>
                <w:right w:val="none" w:sz="0" w:space="0" w:color="auto"/>
              </w:divBdr>
            </w:div>
            <w:div w:id="591276313">
              <w:marLeft w:val="0"/>
              <w:marRight w:val="0"/>
              <w:marTop w:val="0"/>
              <w:marBottom w:val="0"/>
              <w:divBdr>
                <w:top w:val="none" w:sz="0" w:space="0" w:color="auto"/>
                <w:left w:val="none" w:sz="0" w:space="0" w:color="auto"/>
                <w:bottom w:val="none" w:sz="0" w:space="0" w:color="auto"/>
                <w:right w:val="none" w:sz="0" w:space="0" w:color="auto"/>
              </w:divBdr>
            </w:div>
            <w:div w:id="794449695">
              <w:marLeft w:val="0"/>
              <w:marRight w:val="0"/>
              <w:marTop w:val="0"/>
              <w:marBottom w:val="0"/>
              <w:divBdr>
                <w:top w:val="none" w:sz="0" w:space="0" w:color="auto"/>
                <w:left w:val="none" w:sz="0" w:space="0" w:color="auto"/>
                <w:bottom w:val="none" w:sz="0" w:space="0" w:color="auto"/>
                <w:right w:val="none" w:sz="0" w:space="0" w:color="auto"/>
              </w:divBdr>
            </w:div>
            <w:div w:id="1620409594">
              <w:marLeft w:val="0"/>
              <w:marRight w:val="0"/>
              <w:marTop w:val="0"/>
              <w:marBottom w:val="0"/>
              <w:divBdr>
                <w:top w:val="none" w:sz="0" w:space="0" w:color="auto"/>
                <w:left w:val="none" w:sz="0" w:space="0" w:color="auto"/>
                <w:bottom w:val="none" w:sz="0" w:space="0" w:color="auto"/>
                <w:right w:val="none" w:sz="0" w:space="0" w:color="auto"/>
              </w:divBdr>
            </w:div>
            <w:div w:id="780882528">
              <w:marLeft w:val="0"/>
              <w:marRight w:val="0"/>
              <w:marTop w:val="0"/>
              <w:marBottom w:val="0"/>
              <w:divBdr>
                <w:top w:val="none" w:sz="0" w:space="0" w:color="auto"/>
                <w:left w:val="none" w:sz="0" w:space="0" w:color="auto"/>
                <w:bottom w:val="none" w:sz="0" w:space="0" w:color="auto"/>
                <w:right w:val="none" w:sz="0" w:space="0" w:color="auto"/>
              </w:divBdr>
            </w:div>
            <w:div w:id="1237714382">
              <w:marLeft w:val="0"/>
              <w:marRight w:val="0"/>
              <w:marTop w:val="0"/>
              <w:marBottom w:val="0"/>
              <w:divBdr>
                <w:top w:val="none" w:sz="0" w:space="0" w:color="auto"/>
                <w:left w:val="none" w:sz="0" w:space="0" w:color="auto"/>
                <w:bottom w:val="none" w:sz="0" w:space="0" w:color="auto"/>
                <w:right w:val="none" w:sz="0" w:space="0" w:color="auto"/>
              </w:divBdr>
            </w:div>
            <w:div w:id="1089354572">
              <w:marLeft w:val="0"/>
              <w:marRight w:val="0"/>
              <w:marTop w:val="0"/>
              <w:marBottom w:val="0"/>
              <w:divBdr>
                <w:top w:val="none" w:sz="0" w:space="0" w:color="auto"/>
                <w:left w:val="none" w:sz="0" w:space="0" w:color="auto"/>
                <w:bottom w:val="none" w:sz="0" w:space="0" w:color="auto"/>
                <w:right w:val="none" w:sz="0" w:space="0" w:color="auto"/>
              </w:divBdr>
            </w:div>
            <w:div w:id="1601716439">
              <w:marLeft w:val="0"/>
              <w:marRight w:val="0"/>
              <w:marTop w:val="0"/>
              <w:marBottom w:val="0"/>
              <w:divBdr>
                <w:top w:val="none" w:sz="0" w:space="0" w:color="auto"/>
                <w:left w:val="none" w:sz="0" w:space="0" w:color="auto"/>
                <w:bottom w:val="none" w:sz="0" w:space="0" w:color="auto"/>
                <w:right w:val="none" w:sz="0" w:space="0" w:color="auto"/>
              </w:divBdr>
            </w:div>
            <w:div w:id="33129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2437">
      <w:bodyDiv w:val="1"/>
      <w:marLeft w:val="0"/>
      <w:marRight w:val="0"/>
      <w:marTop w:val="0"/>
      <w:marBottom w:val="0"/>
      <w:divBdr>
        <w:top w:val="none" w:sz="0" w:space="0" w:color="auto"/>
        <w:left w:val="none" w:sz="0" w:space="0" w:color="auto"/>
        <w:bottom w:val="none" w:sz="0" w:space="0" w:color="auto"/>
        <w:right w:val="none" w:sz="0" w:space="0" w:color="auto"/>
      </w:divBdr>
      <w:divsChild>
        <w:div w:id="1530677519">
          <w:marLeft w:val="0"/>
          <w:marRight w:val="0"/>
          <w:marTop w:val="0"/>
          <w:marBottom w:val="0"/>
          <w:divBdr>
            <w:top w:val="none" w:sz="0" w:space="0" w:color="auto"/>
            <w:left w:val="none" w:sz="0" w:space="0" w:color="auto"/>
            <w:bottom w:val="none" w:sz="0" w:space="0" w:color="auto"/>
            <w:right w:val="none" w:sz="0" w:space="0" w:color="auto"/>
          </w:divBdr>
          <w:divsChild>
            <w:div w:id="147406837">
              <w:marLeft w:val="0"/>
              <w:marRight w:val="0"/>
              <w:marTop w:val="0"/>
              <w:marBottom w:val="0"/>
              <w:divBdr>
                <w:top w:val="none" w:sz="0" w:space="0" w:color="auto"/>
                <w:left w:val="none" w:sz="0" w:space="0" w:color="auto"/>
                <w:bottom w:val="none" w:sz="0" w:space="0" w:color="auto"/>
                <w:right w:val="none" w:sz="0" w:space="0" w:color="auto"/>
              </w:divBdr>
            </w:div>
            <w:div w:id="874855649">
              <w:marLeft w:val="0"/>
              <w:marRight w:val="0"/>
              <w:marTop w:val="0"/>
              <w:marBottom w:val="0"/>
              <w:divBdr>
                <w:top w:val="none" w:sz="0" w:space="0" w:color="auto"/>
                <w:left w:val="none" w:sz="0" w:space="0" w:color="auto"/>
                <w:bottom w:val="none" w:sz="0" w:space="0" w:color="auto"/>
                <w:right w:val="none" w:sz="0" w:space="0" w:color="auto"/>
              </w:divBdr>
            </w:div>
            <w:div w:id="759647111">
              <w:marLeft w:val="0"/>
              <w:marRight w:val="0"/>
              <w:marTop w:val="0"/>
              <w:marBottom w:val="0"/>
              <w:divBdr>
                <w:top w:val="none" w:sz="0" w:space="0" w:color="auto"/>
                <w:left w:val="none" w:sz="0" w:space="0" w:color="auto"/>
                <w:bottom w:val="none" w:sz="0" w:space="0" w:color="auto"/>
                <w:right w:val="none" w:sz="0" w:space="0" w:color="auto"/>
              </w:divBdr>
            </w:div>
            <w:div w:id="479999572">
              <w:marLeft w:val="0"/>
              <w:marRight w:val="0"/>
              <w:marTop w:val="0"/>
              <w:marBottom w:val="0"/>
              <w:divBdr>
                <w:top w:val="none" w:sz="0" w:space="0" w:color="auto"/>
                <w:left w:val="none" w:sz="0" w:space="0" w:color="auto"/>
                <w:bottom w:val="none" w:sz="0" w:space="0" w:color="auto"/>
                <w:right w:val="none" w:sz="0" w:space="0" w:color="auto"/>
              </w:divBdr>
            </w:div>
            <w:div w:id="1023215786">
              <w:marLeft w:val="0"/>
              <w:marRight w:val="0"/>
              <w:marTop w:val="0"/>
              <w:marBottom w:val="0"/>
              <w:divBdr>
                <w:top w:val="none" w:sz="0" w:space="0" w:color="auto"/>
                <w:left w:val="none" w:sz="0" w:space="0" w:color="auto"/>
                <w:bottom w:val="none" w:sz="0" w:space="0" w:color="auto"/>
                <w:right w:val="none" w:sz="0" w:space="0" w:color="auto"/>
              </w:divBdr>
            </w:div>
            <w:div w:id="2136017412">
              <w:marLeft w:val="0"/>
              <w:marRight w:val="0"/>
              <w:marTop w:val="0"/>
              <w:marBottom w:val="0"/>
              <w:divBdr>
                <w:top w:val="none" w:sz="0" w:space="0" w:color="auto"/>
                <w:left w:val="none" w:sz="0" w:space="0" w:color="auto"/>
                <w:bottom w:val="none" w:sz="0" w:space="0" w:color="auto"/>
                <w:right w:val="none" w:sz="0" w:space="0" w:color="auto"/>
              </w:divBdr>
            </w:div>
            <w:div w:id="1177768623">
              <w:marLeft w:val="0"/>
              <w:marRight w:val="0"/>
              <w:marTop w:val="0"/>
              <w:marBottom w:val="0"/>
              <w:divBdr>
                <w:top w:val="none" w:sz="0" w:space="0" w:color="auto"/>
                <w:left w:val="none" w:sz="0" w:space="0" w:color="auto"/>
                <w:bottom w:val="none" w:sz="0" w:space="0" w:color="auto"/>
                <w:right w:val="none" w:sz="0" w:space="0" w:color="auto"/>
              </w:divBdr>
            </w:div>
            <w:div w:id="351540194">
              <w:marLeft w:val="0"/>
              <w:marRight w:val="0"/>
              <w:marTop w:val="0"/>
              <w:marBottom w:val="0"/>
              <w:divBdr>
                <w:top w:val="none" w:sz="0" w:space="0" w:color="auto"/>
                <w:left w:val="none" w:sz="0" w:space="0" w:color="auto"/>
                <w:bottom w:val="none" w:sz="0" w:space="0" w:color="auto"/>
                <w:right w:val="none" w:sz="0" w:space="0" w:color="auto"/>
              </w:divBdr>
            </w:div>
            <w:div w:id="1483740372">
              <w:marLeft w:val="0"/>
              <w:marRight w:val="0"/>
              <w:marTop w:val="0"/>
              <w:marBottom w:val="0"/>
              <w:divBdr>
                <w:top w:val="none" w:sz="0" w:space="0" w:color="auto"/>
                <w:left w:val="none" w:sz="0" w:space="0" w:color="auto"/>
                <w:bottom w:val="none" w:sz="0" w:space="0" w:color="auto"/>
                <w:right w:val="none" w:sz="0" w:space="0" w:color="auto"/>
              </w:divBdr>
            </w:div>
            <w:div w:id="531116545">
              <w:marLeft w:val="0"/>
              <w:marRight w:val="0"/>
              <w:marTop w:val="0"/>
              <w:marBottom w:val="0"/>
              <w:divBdr>
                <w:top w:val="none" w:sz="0" w:space="0" w:color="auto"/>
                <w:left w:val="none" w:sz="0" w:space="0" w:color="auto"/>
                <w:bottom w:val="none" w:sz="0" w:space="0" w:color="auto"/>
                <w:right w:val="none" w:sz="0" w:space="0" w:color="auto"/>
              </w:divBdr>
            </w:div>
            <w:div w:id="1969628962">
              <w:marLeft w:val="0"/>
              <w:marRight w:val="0"/>
              <w:marTop w:val="0"/>
              <w:marBottom w:val="0"/>
              <w:divBdr>
                <w:top w:val="none" w:sz="0" w:space="0" w:color="auto"/>
                <w:left w:val="none" w:sz="0" w:space="0" w:color="auto"/>
                <w:bottom w:val="none" w:sz="0" w:space="0" w:color="auto"/>
                <w:right w:val="none" w:sz="0" w:space="0" w:color="auto"/>
              </w:divBdr>
            </w:div>
            <w:div w:id="1260870817">
              <w:marLeft w:val="0"/>
              <w:marRight w:val="0"/>
              <w:marTop w:val="0"/>
              <w:marBottom w:val="0"/>
              <w:divBdr>
                <w:top w:val="none" w:sz="0" w:space="0" w:color="auto"/>
                <w:left w:val="none" w:sz="0" w:space="0" w:color="auto"/>
                <w:bottom w:val="none" w:sz="0" w:space="0" w:color="auto"/>
                <w:right w:val="none" w:sz="0" w:space="0" w:color="auto"/>
              </w:divBdr>
            </w:div>
            <w:div w:id="926966527">
              <w:marLeft w:val="0"/>
              <w:marRight w:val="0"/>
              <w:marTop w:val="0"/>
              <w:marBottom w:val="0"/>
              <w:divBdr>
                <w:top w:val="none" w:sz="0" w:space="0" w:color="auto"/>
                <w:left w:val="none" w:sz="0" w:space="0" w:color="auto"/>
                <w:bottom w:val="none" w:sz="0" w:space="0" w:color="auto"/>
                <w:right w:val="none" w:sz="0" w:space="0" w:color="auto"/>
              </w:divBdr>
            </w:div>
            <w:div w:id="1802726937">
              <w:marLeft w:val="0"/>
              <w:marRight w:val="0"/>
              <w:marTop w:val="0"/>
              <w:marBottom w:val="0"/>
              <w:divBdr>
                <w:top w:val="none" w:sz="0" w:space="0" w:color="auto"/>
                <w:left w:val="none" w:sz="0" w:space="0" w:color="auto"/>
                <w:bottom w:val="none" w:sz="0" w:space="0" w:color="auto"/>
                <w:right w:val="none" w:sz="0" w:space="0" w:color="auto"/>
              </w:divBdr>
            </w:div>
            <w:div w:id="1258753323">
              <w:marLeft w:val="0"/>
              <w:marRight w:val="0"/>
              <w:marTop w:val="0"/>
              <w:marBottom w:val="0"/>
              <w:divBdr>
                <w:top w:val="none" w:sz="0" w:space="0" w:color="auto"/>
                <w:left w:val="none" w:sz="0" w:space="0" w:color="auto"/>
                <w:bottom w:val="none" w:sz="0" w:space="0" w:color="auto"/>
                <w:right w:val="none" w:sz="0" w:space="0" w:color="auto"/>
              </w:divBdr>
            </w:div>
            <w:div w:id="1010260025">
              <w:marLeft w:val="0"/>
              <w:marRight w:val="0"/>
              <w:marTop w:val="0"/>
              <w:marBottom w:val="0"/>
              <w:divBdr>
                <w:top w:val="none" w:sz="0" w:space="0" w:color="auto"/>
                <w:left w:val="none" w:sz="0" w:space="0" w:color="auto"/>
                <w:bottom w:val="none" w:sz="0" w:space="0" w:color="auto"/>
                <w:right w:val="none" w:sz="0" w:space="0" w:color="auto"/>
              </w:divBdr>
            </w:div>
            <w:div w:id="543906294">
              <w:marLeft w:val="0"/>
              <w:marRight w:val="0"/>
              <w:marTop w:val="0"/>
              <w:marBottom w:val="0"/>
              <w:divBdr>
                <w:top w:val="none" w:sz="0" w:space="0" w:color="auto"/>
                <w:left w:val="none" w:sz="0" w:space="0" w:color="auto"/>
                <w:bottom w:val="none" w:sz="0" w:space="0" w:color="auto"/>
                <w:right w:val="none" w:sz="0" w:space="0" w:color="auto"/>
              </w:divBdr>
            </w:div>
            <w:div w:id="1358970168">
              <w:marLeft w:val="0"/>
              <w:marRight w:val="0"/>
              <w:marTop w:val="0"/>
              <w:marBottom w:val="0"/>
              <w:divBdr>
                <w:top w:val="none" w:sz="0" w:space="0" w:color="auto"/>
                <w:left w:val="none" w:sz="0" w:space="0" w:color="auto"/>
                <w:bottom w:val="none" w:sz="0" w:space="0" w:color="auto"/>
                <w:right w:val="none" w:sz="0" w:space="0" w:color="auto"/>
              </w:divBdr>
            </w:div>
            <w:div w:id="747265606">
              <w:marLeft w:val="0"/>
              <w:marRight w:val="0"/>
              <w:marTop w:val="0"/>
              <w:marBottom w:val="0"/>
              <w:divBdr>
                <w:top w:val="none" w:sz="0" w:space="0" w:color="auto"/>
                <w:left w:val="none" w:sz="0" w:space="0" w:color="auto"/>
                <w:bottom w:val="none" w:sz="0" w:space="0" w:color="auto"/>
                <w:right w:val="none" w:sz="0" w:space="0" w:color="auto"/>
              </w:divBdr>
            </w:div>
            <w:div w:id="1420175242">
              <w:marLeft w:val="0"/>
              <w:marRight w:val="0"/>
              <w:marTop w:val="0"/>
              <w:marBottom w:val="0"/>
              <w:divBdr>
                <w:top w:val="none" w:sz="0" w:space="0" w:color="auto"/>
                <w:left w:val="none" w:sz="0" w:space="0" w:color="auto"/>
                <w:bottom w:val="none" w:sz="0" w:space="0" w:color="auto"/>
                <w:right w:val="none" w:sz="0" w:space="0" w:color="auto"/>
              </w:divBdr>
            </w:div>
            <w:div w:id="1889031138">
              <w:marLeft w:val="0"/>
              <w:marRight w:val="0"/>
              <w:marTop w:val="0"/>
              <w:marBottom w:val="0"/>
              <w:divBdr>
                <w:top w:val="none" w:sz="0" w:space="0" w:color="auto"/>
                <w:left w:val="none" w:sz="0" w:space="0" w:color="auto"/>
                <w:bottom w:val="none" w:sz="0" w:space="0" w:color="auto"/>
                <w:right w:val="none" w:sz="0" w:space="0" w:color="auto"/>
              </w:divBdr>
            </w:div>
            <w:div w:id="362826502">
              <w:marLeft w:val="0"/>
              <w:marRight w:val="0"/>
              <w:marTop w:val="0"/>
              <w:marBottom w:val="0"/>
              <w:divBdr>
                <w:top w:val="none" w:sz="0" w:space="0" w:color="auto"/>
                <w:left w:val="none" w:sz="0" w:space="0" w:color="auto"/>
                <w:bottom w:val="none" w:sz="0" w:space="0" w:color="auto"/>
                <w:right w:val="none" w:sz="0" w:space="0" w:color="auto"/>
              </w:divBdr>
            </w:div>
            <w:div w:id="905334530">
              <w:marLeft w:val="0"/>
              <w:marRight w:val="0"/>
              <w:marTop w:val="0"/>
              <w:marBottom w:val="0"/>
              <w:divBdr>
                <w:top w:val="none" w:sz="0" w:space="0" w:color="auto"/>
                <w:left w:val="none" w:sz="0" w:space="0" w:color="auto"/>
                <w:bottom w:val="none" w:sz="0" w:space="0" w:color="auto"/>
                <w:right w:val="none" w:sz="0" w:space="0" w:color="auto"/>
              </w:divBdr>
            </w:div>
            <w:div w:id="792331562">
              <w:marLeft w:val="0"/>
              <w:marRight w:val="0"/>
              <w:marTop w:val="0"/>
              <w:marBottom w:val="0"/>
              <w:divBdr>
                <w:top w:val="none" w:sz="0" w:space="0" w:color="auto"/>
                <w:left w:val="none" w:sz="0" w:space="0" w:color="auto"/>
                <w:bottom w:val="none" w:sz="0" w:space="0" w:color="auto"/>
                <w:right w:val="none" w:sz="0" w:space="0" w:color="auto"/>
              </w:divBdr>
            </w:div>
            <w:div w:id="487599697">
              <w:marLeft w:val="0"/>
              <w:marRight w:val="0"/>
              <w:marTop w:val="0"/>
              <w:marBottom w:val="0"/>
              <w:divBdr>
                <w:top w:val="none" w:sz="0" w:space="0" w:color="auto"/>
                <w:left w:val="none" w:sz="0" w:space="0" w:color="auto"/>
                <w:bottom w:val="none" w:sz="0" w:space="0" w:color="auto"/>
                <w:right w:val="none" w:sz="0" w:space="0" w:color="auto"/>
              </w:divBdr>
            </w:div>
            <w:div w:id="1751584166">
              <w:marLeft w:val="0"/>
              <w:marRight w:val="0"/>
              <w:marTop w:val="0"/>
              <w:marBottom w:val="0"/>
              <w:divBdr>
                <w:top w:val="none" w:sz="0" w:space="0" w:color="auto"/>
                <w:left w:val="none" w:sz="0" w:space="0" w:color="auto"/>
                <w:bottom w:val="none" w:sz="0" w:space="0" w:color="auto"/>
                <w:right w:val="none" w:sz="0" w:space="0" w:color="auto"/>
              </w:divBdr>
            </w:div>
            <w:div w:id="557786731">
              <w:marLeft w:val="0"/>
              <w:marRight w:val="0"/>
              <w:marTop w:val="0"/>
              <w:marBottom w:val="0"/>
              <w:divBdr>
                <w:top w:val="none" w:sz="0" w:space="0" w:color="auto"/>
                <w:left w:val="none" w:sz="0" w:space="0" w:color="auto"/>
                <w:bottom w:val="none" w:sz="0" w:space="0" w:color="auto"/>
                <w:right w:val="none" w:sz="0" w:space="0" w:color="auto"/>
              </w:divBdr>
            </w:div>
            <w:div w:id="1979217128">
              <w:marLeft w:val="0"/>
              <w:marRight w:val="0"/>
              <w:marTop w:val="0"/>
              <w:marBottom w:val="0"/>
              <w:divBdr>
                <w:top w:val="none" w:sz="0" w:space="0" w:color="auto"/>
                <w:left w:val="none" w:sz="0" w:space="0" w:color="auto"/>
                <w:bottom w:val="none" w:sz="0" w:space="0" w:color="auto"/>
                <w:right w:val="none" w:sz="0" w:space="0" w:color="auto"/>
              </w:divBdr>
            </w:div>
            <w:div w:id="299041132">
              <w:marLeft w:val="0"/>
              <w:marRight w:val="0"/>
              <w:marTop w:val="0"/>
              <w:marBottom w:val="0"/>
              <w:divBdr>
                <w:top w:val="none" w:sz="0" w:space="0" w:color="auto"/>
                <w:left w:val="none" w:sz="0" w:space="0" w:color="auto"/>
                <w:bottom w:val="none" w:sz="0" w:space="0" w:color="auto"/>
                <w:right w:val="none" w:sz="0" w:space="0" w:color="auto"/>
              </w:divBdr>
            </w:div>
            <w:div w:id="317002227">
              <w:marLeft w:val="0"/>
              <w:marRight w:val="0"/>
              <w:marTop w:val="0"/>
              <w:marBottom w:val="0"/>
              <w:divBdr>
                <w:top w:val="none" w:sz="0" w:space="0" w:color="auto"/>
                <w:left w:val="none" w:sz="0" w:space="0" w:color="auto"/>
                <w:bottom w:val="none" w:sz="0" w:space="0" w:color="auto"/>
                <w:right w:val="none" w:sz="0" w:space="0" w:color="auto"/>
              </w:divBdr>
            </w:div>
            <w:div w:id="642850369">
              <w:marLeft w:val="0"/>
              <w:marRight w:val="0"/>
              <w:marTop w:val="0"/>
              <w:marBottom w:val="0"/>
              <w:divBdr>
                <w:top w:val="none" w:sz="0" w:space="0" w:color="auto"/>
                <w:left w:val="none" w:sz="0" w:space="0" w:color="auto"/>
                <w:bottom w:val="none" w:sz="0" w:space="0" w:color="auto"/>
                <w:right w:val="none" w:sz="0" w:space="0" w:color="auto"/>
              </w:divBdr>
            </w:div>
            <w:div w:id="1010184142">
              <w:marLeft w:val="0"/>
              <w:marRight w:val="0"/>
              <w:marTop w:val="0"/>
              <w:marBottom w:val="0"/>
              <w:divBdr>
                <w:top w:val="none" w:sz="0" w:space="0" w:color="auto"/>
                <w:left w:val="none" w:sz="0" w:space="0" w:color="auto"/>
                <w:bottom w:val="none" w:sz="0" w:space="0" w:color="auto"/>
                <w:right w:val="none" w:sz="0" w:space="0" w:color="auto"/>
              </w:divBdr>
            </w:div>
            <w:div w:id="386535303">
              <w:marLeft w:val="0"/>
              <w:marRight w:val="0"/>
              <w:marTop w:val="0"/>
              <w:marBottom w:val="0"/>
              <w:divBdr>
                <w:top w:val="none" w:sz="0" w:space="0" w:color="auto"/>
                <w:left w:val="none" w:sz="0" w:space="0" w:color="auto"/>
                <w:bottom w:val="none" w:sz="0" w:space="0" w:color="auto"/>
                <w:right w:val="none" w:sz="0" w:space="0" w:color="auto"/>
              </w:divBdr>
            </w:div>
            <w:div w:id="720054519">
              <w:marLeft w:val="0"/>
              <w:marRight w:val="0"/>
              <w:marTop w:val="0"/>
              <w:marBottom w:val="0"/>
              <w:divBdr>
                <w:top w:val="none" w:sz="0" w:space="0" w:color="auto"/>
                <w:left w:val="none" w:sz="0" w:space="0" w:color="auto"/>
                <w:bottom w:val="none" w:sz="0" w:space="0" w:color="auto"/>
                <w:right w:val="none" w:sz="0" w:space="0" w:color="auto"/>
              </w:divBdr>
            </w:div>
            <w:div w:id="250041802">
              <w:marLeft w:val="0"/>
              <w:marRight w:val="0"/>
              <w:marTop w:val="0"/>
              <w:marBottom w:val="0"/>
              <w:divBdr>
                <w:top w:val="none" w:sz="0" w:space="0" w:color="auto"/>
                <w:left w:val="none" w:sz="0" w:space="0" w:color="auto"/>
                <w:bottom w:val="none" w:sz="0" w:space="0" w:color="auto"/>
                <w:right w:val="none" w:sz="0" w:space="0" w:color="auto"/>
              </w:divBdr>
            </w:div>
            <w:div w:id="1381132534">
              <w:marLeft w:val="0"/>
              <w:marRight w:val="0"/>
              <w:marTop w:val="0"/>
              <w:marBottom w:val="0"/>
              <w:divBdr>
                <w:top w:val="none" w:sz="0" w:space="0" w:color="auto"/>
                <w:left w:val="none" w:sz="0" w:space="0" w:color="auto"/>
                <w:bottom w:val="none" w:sz="0" w:space="0" w:color="auto"/>
                <w:right w:val="none" w:sz="0" w:space="0" w:color="auto"/>
              </w:divBdr>
            </w:div>
            <w:div w:id="1335064045">
              <w:marLeft w:val="0"/>
              <w:marRight w:val="0"/>
              <w:marTop w:val="0"/>
              <w:marBottom w:val="0"/>
              <w:divBdr>
                <w:top w:val="none" w:sz="0" w:space="0" w:color="auto"/>
                <w:left w:val="none" w:sz="0" w:space="0" w:color="auto"/>
                <w:bottom w:val="none" w:sz="0" w:space="0" w:color="auto"/>
                <w:right w:val="none" w:sz="0" w:space="0" w:color="auto"/>
              </w:divBdr>
            </w:div>
            <w:div w:id="1128233309">
              <w:marLeft w:val="0"/>
              <w:marRight w:val="0"/>
              <w:marTop w:val="0"/>
              <w:marBottom w:val="0"/>
              <w:divBdr>
                <w:top w:val="none" w:sz="0" w:space="0" w:color="auto"/>
                <w:left w:val="none" w:sz="0" w:space="0" w:color="auto"/>
                <w:bottom w:val="none" w:sz="0" w:space="0" w:color="auto"/>
                <w:right w:val="none" w:sz="0" w:space="0" w:color="auto"/>
              </w:divBdr>
            </w:div>
            <w:div w:id="583491180">
              <w:marLeft w:val="0"/>
              <w:marRight w:val="0"/>
              <w:marTop w:val="0"/>
              <w:marBottom w:val="0"/>
              <w:divBdr>
                <w:top w:val="none" w:sz="0" w:space="0" w:color="auto"/>
                <w:left w:val="none" w:sz="0" w:space="0" w:color="auto"/>
                <w:bottom w:val="none" w:sz="0" w:space="0" w:color="auto"/>
                <w:right w:val="none" w:sz="0" w:space="0" w:color="auto"/>
              </w:divBdr>
            </w:div>
            <w:div w:id="168832340">
              <w:marLeft w:val="0"/>
              <w:marRight w:val="0"/>
              <w:marTop w:val="0"/>
              <w:marBottom w:val="0"/>
              <w:divBdr>
                <w:top w:val="none" w:sz="0" w:space="0" w:color="auto"/>
                <w:left w:val="none" w:sz="0" w:space="0" w:color="auto"/>
                <w:bottom w:val="none" w:sz="0" w:space="0" w:color="auto"/>
                <w:right w:val="none" w:sz="0" w:space="0" w:color="auto"/>
              </w:divBdr>
            </w:div>
            <w:div w:id="128326543">
              <w:marLeft w:val="0"/>
              <w:marRight w:val="0"/>
              <w:marTop w:val="0"/>
              <w:marBottom w:val="0"/>
              <w:divBdr>
                <w:top w:val="none" w:sz="0" w:space="0" w:color="auto"/>
                <w:left w:val="none" w:sz="0" w:space="0" w:color="auto"/>
                <w:bottom w:val="none" w:sz="0" w:space="0" w:color="auto"/>
                <w:right w:val="none" w:sz="0" w:space="0" w:color="auto"/>
              </w:divBdr>
            </w:div>
            <w:div w:id="1059665713">
              <w:marLeft w:val="0"/>
              <w:marRight w:val="0"/>
              <w:marTop w:val="0"/>
              <w:marBottom w:val="0"/>
              <w:divBdr>
                <w:top w:val="none" w:sz="0" w:space="0" w:color="auto"/>
                <w:left w:val="none" w:sz="0" w:space="0" w:color="auto"/>
                <w:bottom w:val="none" w:sz="0" w:space="0" w:color="auto"/>
                <w:right w:val="none" w:sz="0" w:space="0" w:color="auto"/>
              </w:divBdr>
            </w:div>
            <w:div w:id="2120443984">
              <w:marLeft w:val="0"/>
              <w:marRight w:val="0"/>
              <w:marTop w:val="0"/>
              <w:marBottom w:val="0"/>
              <w:divBdr>
                <w:top w:val="none" w:sz="0" w:space="0" w:color="auto"/>
                <w:left w:val="none" w:sz="0" w:space="0" w:color="auto"/>
                <w:bottom w:val="none" w:sz="0" w:space="0" w:color="auto"/>
                <w:right w:val="none" w:sz="0" w:space="0" w:color="auto"/>
              </w:divBdr>
            </w:div>
            <w:div w:id="1697270306">
              <w:marLeft w:val="0"/>
              <w:marRight w:val="0"/>
              <w:marTop w:val="0"/>
              <w:marBottom w:val="0"/>
              <w:divBdr>
                <w:top w:val="none" w:sz="0" w:space="0" w:color="auto"/>
                <w:left w:val="none" w:sz="0" w:space="0" w:color="auto"/>
                <w:bottom w:val="none" w:sz="0" w:space="0" w:color="auto"/>
                <w:right w:val="none" w:sz="0" w:space="0" w:color="auto"/>
              </w:divBdr>
            </w:div>
            <w:div w:id="432629423">
              <w:marLeft w:val="0"/>
              <w:marRight w:val="0"/>
              <w:marTop w:val="0"/>
              <w:marBottom w:val="0"/>
              <w:divBdr>
                <w:top w:val="none" w:sz="0" w:space="0" w:color="auto"/>
                <w:left w:val="none" w:sz="0" w:space="0" w:color="auto"/>
                <w:bottom w:val="none" w:sz="0" w:space="0" w:color="auto"/>
                <w:right w:val="none" w:sz="0" w:space="0" w:color="auto"/>
              </w:divBdr>
            </w:div>
            <w:div w:id="1805003749">
              <w:marLeft w:val="0"/>
              <w:marRight w:val="0"/>
              <w:marTop w:val="0"/>
              <w:marBottom w:val="0"/>
              <w:divBdr>
                <w:top w:val="none" w:sz="0" w:space="0" w:color="auto"/>
                <w:left w:val="none" w:sz="0" w:space="0" w:color="auto"/>
                <w:bottom w:val="none" w:sz="0" w:space="0" w:color="auto"/>
                <w:right w:val="none" w:sz="0" w:space="0" w:color="auto"/>
              </w:divBdr>
            </w:div>
            <w:div w:id="2136096346">
              <w:marLeft w:val="0"/>
              <w:marRight w:val="0"/>
              <w:marTop w:val="0"/>
              <w:marBottom w:val="0"/>
              <w:divBdr>
                <w:top w:val="none" w:sz="0" w:space="0" w:color="auto"/>
                <w:left w:val="none" w:sz="0" w:space="0" w:color="auto"/>
                <w:bottom w:val="none" w:sz="0" w:space="0" w:color="auto"/>
                <w:right w:val="none" w:sz="0" w:space="0" w:color="auto"/>
              </w:divBdr>
            </w:div>
            <w:div w:id="755172693">
              <w:marLeft w:val="0"/>
              <w:marRight w:val="0"/>
              <w:marTop w:val="0"/>
              <w:marBottom w:val="0"/>
              <w:divBdr>
                <w:top w:val="none" w:sz="0" w:space="0" w:color="auto"/>
                <w:left w:val="none" w:sz="0" w:space="0" w:color="auto"/>
                <w:bottom w:val="none" w:sz="0" w:space="0" w:color="auto"/>
                <w:right w:val="none" w:sz="0" w:space="0" w:color="auto"/>
              </w:divBdr>
            </w:div>
            <w:div w:id="84886481">
              <w:marLeft w:val="0"/>
              <w:marRight w:val="0"/>
              <w:marTop w:val="0"/>
              <w:marBottom w:val="0"/>
              <w:divBdr>
                <w:top w:val="none" w:sz="0" w:space="0" w:color="auto"/>
                <w:left w:val="none" w:sz="0" w:space="0" w:color="auto"/>
                <w:bottom w:val="none" w:sz="0" w:space="0" w:color="auto"/>
                <w:right w:val="none" w:sz="0" w:space="0" w:color="auto"/>
              </w:divBdr>
            </w:div>
            <w:div w:id="1194349028">
              <w:marLeft w:val="0"/>
              <w:marRight w:val="0"/>
              <w:marTop w:val="0"/>
              <w:marBottom w:val="0"/>
              <w:divBdr>
                <w:top w:val="none" w:sz="0" w:space="0" w:color="auto"/>
                <w:left w:val="none" w:sz="0" w:space="0" w:color="auto"/>
                <w:bottom w:val="none" w:sz="0" w:space="0" w:color="auto"/>
                <w:right w:val="none" w:sz="0" w:space="0" w:color="auto"/>
              </w:divBdr>
            </w:div>
            <w:div w:id="671568120">
              <w:marLeft w:val="0"/>
              <w:marRight w:val="0"/>
              <w:marTop w:val="0"/>
              <w:marBottom w:val="0"/>
              <w:divBdr>
                <w:top w:val="none" w:sz="0" w:space="0" w:color="auto"/>
                <w:left w:val="none" w:sz="0" w:space="0" w:color="auto"/>
                <w:bottom w:val="none" w:sz="0" w:space="0" w:color="auto"/>
                <w:right w:val="none" w:sz="0" w:space="0" w:color="auto"/>
              </w:divBdr>
            </w:div>
            <w:div w:id="1541896463">
              <w:marLeft w:val="0"/>
              <w:marRight w:val="0"/>
              <w:marTop w:val="0"/>
              <w:marBottom w:val="0"/>
              <w:divBdr>
                <w:top w:val="none" w:sz="0" w:space="0" w:color="auto"/>
                <w:left w:val="none" w:sz="0" w:space="0" w:color="auto"/>
                <w:bottom w:val="none" w:sz="0" w:space="0" w:color="auto"/>
                <w:right w:val="none" w:sz="0" w:space="0" w:color="auto"/>
              </w:divBdr>
            </w:div>
            <w:div w:id="1612006281">
              <w:marLeft w:val="0"/>
              <w:marRight w:val="0"/>
              <w:marTop w:val="0"/>
              <w:marBottom w:val="0"/>
              <w:divBdr>
                <w:top w:val="none" w:sz="0" w:space="0" w:color="auto"/>
                <w:left w:val="none" w:sz="0" w:space="0" w:color="auto"/>
                <w:bottom w:val="none" w:sz="0" w:space="0" w:color="auto"/>
                <w:right w:val="none" w:sz="0" w:space="0" w:color="auto"/>
              </w:divBdr>
            </w:div>
            <w:div w:id="2008248841">
              <w:marLeft w:val="0"/>
              <w:marRight w:val="0"/>
              <w:marTop w:val="0"/>
              <w:marBottom w:val="0"/>
              <w:divBdr>
                <w:top w:val="none" w:sz="0" w:space="0" w:color="auto"/>
                <w:left w:val="none" w:sz="0" w:space="0" w:color="auto"/>
                <w:bottom w:val="none" w:sz="0" w:space="0" w:color="auto"/>
                <w:right w:val="none" w:sz="0" w:space="0" w:color="auto"/>
              </w:divBdr>
            </w:div>
            <w:div w:id="1853257829">
              <w:marLeft w:val="0"/>
              <w:marRight w:val="0"/>
              <w:marTop w:val="0"/>
              <w:marBottom w:val="0"/>
              <w:divBdr>
                <w:top w:val="none" w:sz="0" w:space="0" w:color="auto"/>
                <w:left w:val="none" w:sz="0" w:space="0" w:color="auto"/>
                <w:bottom w:val="none" w:sz="0" w:space="0" w:color="auto"/>
                <w:right w:val="none" w:sz="0" w:space="0" w:color="auto"/>
              </w:divBdr>
            </w:div>
            <w:div w:id="1927231359">
              <w:marLeft w:val="0"/>
              <w:marRight w:val="0"/>
              <w:marTop w:val="0"/>
              <w:marBottom w:val="0"/>
              <w:divBdr>
                <w:top w:val="none" w:sz="0" w:space="0" w:color="auto"/>
                <w:left w:val="none" w:sz="0" w:space="0" w:color="auto"/>
                <w:bottom w:val="none" w:sz="0" w:space="0" w:color="auto"/>
                <w:right w:val="none" w:sz="0" w:space="0" w:color="auto"/>
              </w:divBdr>
            </w:div>
            <w:div w:id="60438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2544">
      <w:bodyDiv w:val="1"/>
      <w:marLeft w:val="0"/>
      <w:marRight w:val="0"/>
      <w:marTop w:val="0"/>
      <w:marBottom w:val="0"/>
      <w:divBdr>
        <w:top w:val="none" w:sz="0" w:space="0" w:color="auto"/>
        <w:left w:val="none" w:sz="0" w:space="0" w:color="auto"/>
        <w:bottom w:val="none" w:sz="0" w:space="0" w:color="auto"/>
        <w:right w:val="none" w:sz="0" w:space="0" w:color="auto"/>
      </w:divBdr>
      <w:divsChild>
        <w:div w:id="710420936">
          <w:marLeft w:val="0"/>
          <w:marRight w:val="0"/>
          <w:marTop w:val="0"/>
          <w:marBottom w:val="0"/>
          <w:divBdr>
            <w:top w:val="none" w:sz="0" w:space="0" w:color="auto"/>
            <w:left w:val="none" w:sz="0" w:space="0" w:color="auto"/>
            <w:bottom w:val="none" w:sz="0" w:space="0" w:color="auto"/>
            <w:right w:val="none" w:sz="0" w:space="0" w:color="auto"/>
          </w:divBdr>
          <w:divsChild>
            <w:div w:id="2021656708">
              <w:marLeft w:val="0"/>
              <w:marRight w:val="0"/>
              <w:marTop w:val="0"/>
              <w:marBottom w:val="0"/>
              <w:divBdr>
                <w:top w:val="none" w:sz="0" w:space="0" w:color="auto"/>
                <w:left w:val="none" w:sz="0" w:space="0" w:color="auto"/>
                <w:bottom w:val="none" w:sz="0" w:space="0" w:color="auto"/>
                <w:right w:val="none" w:sz="0" w:space="0" w:color="auto"/>
              </w:divBdr>
            </w:div>
            <w:div w:id="1296374132">
              <w:marLeft w:val="0"/>
              <w:marRight w:val="0"/>
              <w:marTop w:val="0"/>
              <w:marBottom w:val="0"/>
              <w:divBdr>
                <w:top w:val="none" w:sz="0" w:space="0" w:color="auto"/>
                <w:left w:val="none" w:sz="0" w:space="0" w:color="auto"/>
                <w:bottom w:val="none" w:sz="0" w:space="0" w:color="auto"/>
                <w:right w:val="none" w:sz="0" w:space="0" w:color="auto"/>
              </w:divBdr>
            </w:div>
            <w:div w:id="2099250816">
              <w:marLeft w:val="0"/>
              <w:marRight w:val="0"/>
              <w:marTop w:val="0"/>
              <w:marBottom w:val="0"/>
              <w:divBdr>
                <w:top w:val="none" w:sz="0" w:space="0" w:color="auto"/>
                <w:left w:val="none" w:sz="0" w:space="0" w:color="auto"/>
                <w:bottom w:val="none" w:sz="0" w:space="0" w:color="auto"/>
                <w:right w:val="none" w:sz="0" w:space="0" w:color="auto"/>
              </w:divBdr>
            </w:div>
            <w:div w:id="1483811358">
              <w:marLeft w:val="0"/>
              <w:marRight w:val="0"/>
              <w:marTop w:val="0"/>
              <w:marBottom w:val="0"/>
              <w:divBdr>
                <w:top w:val="none" w:sz="0" w:space="0" w:color="auto"/>
                <w:left w:val="none" w:sz="0" w:space="0" w:color="auto"/>
                <w:bottom w:val="none" w:sz="0" w:space="0" w:color="auto"/>
                <w:right w:val="none" w:sz="0" w:space="0" w:color="auto"/>
              </w:divBdr>
            </w:div>
            <w:div w:id="1632206422">
              <w:marLeft w:val="0"/>
              <w:marRight w:val="0"/>
              <w:marTop w:val="0"/>
              <w:marBottom w:val="0"/>
              <w:divBdr>
                <w:top w:val="none" w:sz="0" w:space="0" w:color="auto"/>
                <w:left w:val="none" w:sz="0" w:space="0" w:color="auto"/>
                <w:bottom w:val="none" w:sz="0" w:space="0" w:color="auto"/>
                <w:right w:val="none" w:sz="0" w:space="0" w:color="auto"/>
              </w:divBdr>
            </w:div>
            <w:div w:id="1618221922">
              <w:marLeft w:val="0"/>
              <w:marRight w:val="0"/>
              <w:marTop w:val="0"/>
              <w:marBottom w:val="0"/>
              <w:divBdr>
                <w:top w:val="none" w:sz="0" w:space="0" w:color="auto"/>
                <w:left w:val="none" w:sz="0" w:space="0" w:color="auto"/>
                <w:bottom w:val="none" w:sz="0" w:space="0" w:color="auto"/>
                <w:right w:val="none" w:sz="0" w:space="0" w:color="auto"/>
              </w:divBdr>
            </w:div>
            <w:div w:id="504319402">
              <w:marLeft w:val="0"/>
              <w:marRight w:val="0"/>
              <w:marTop w:val="0"/>
              <w:marBottom w:val="0"/>
              <w:divBdr>
                <w:top w:val="none" w:sz="0" w:space="0" w:color="auto"/>
                <w:left w:val="none" w:sz="0" w:space="0" w:color="auto"/>
                <w:bottom w:val="none" w:sz="0" w:space="0" w:color="auto"/>
                <w:right w:val="none" w:sz="0" w:space="0" w:color="auto"/>
              </w:divBdr>
            </w:div>
            <w:div w:id="375086499">
              <w:marLeft w:val="0"/>
              <w:marRight w:val="0"/>
              <w:marTop w:val="0"/>
              <w:marBottom w:val="0"/>
              <w:divBdr>
                <w:top w:val="none" w:sz="0" w:space="0" w:color="auto"/>
                <w:left w:val="none" w:sz="0" w:space="0" w:color="auto"/>
                <w:bottom w:val="none" w:sz="0" w:space="0" w:color="auto"/>
                <w:right w:val="none" w:sz="0" w:space="0" w:color="auto"/>
              </w:divBdr>
            </w:div>
            <w:div w:id="1686208149">
              <w:marLeft w:val="0"/>
              <w:marRight w:val="0"/>
              <w:marTop w:val="0"/>
              <w:marBottom w:val="0"/>
              <w:divBdr>
                <w:top w:val="none" w:sz="0" w:space="0" w:color="auto"/>
                <w:left w:val="none" w:sz="0" w:space="0" w:color="auto"/>
                <w:bottom w:val="none" w:sz="0" w:space="0" w:color="auto"/>
                <w:right w:val="none" w:sz="0" w:space="0" w:color="auto"/>
              </w:divBdr>
            </w:div>
            <w:div w:id="938172727">
              <w:marLeft w:val="0"/>
              <w:marRight w:val="0"/>
              <w:marTop w:val="0"/>
              <w:marBottom w:val="0"/>
              <w:divBdr>
                <w:top w:val="none" w:sz="0" w:space="0" w:color="auto"/>
                <w:left w:val="none" w:sz="0" w:space="0" w:color="auto"/>
                <w:bottom w:val="none" w:sz="0" w:space="0" w:color="auto"/>
                <w:right w:val="none" w:sz="0" w:space="0" w:color="auto"/>
              </w:divBdr>
            </w:div>
            <w:div w:id="481973349">
              <w:marLeft w:val="0"/>
              <w:marRight w:val="0"/>
              <w:marTop w:val="0"/>
              <w:marBottom w:val="0"/>
              <w:divBdr>
                <w:top w:val="none" w:sz="0" w:space="0" w:color="auto"/>
                <w:left w:val="none" w:sz="0" w:space="0" w:color="auto"/>
                <w:bottom w:val="none" w:sz="0" w:space="0" w:color="auto"/>
                <w:right w:val="none" w:sz="0" w:space="0" w:color="auto"/>
              </w:divBdr>
            </w:div>
            <w:div w:id="1310477609">
              <w:marLeft w:val="0"/>
              <w:marRight w:val="0"/>
              <w:marTop w:val="0"/>
              <w:marBottom w:val="0"/>
              <w:divBdr>
                <w:top w:val="none" w:sz="0" w:space="0" w:color="auto"/>
                <w:left w:val="none" w:sz="0" w:space="0" w:color="auto"/>
                <w:bottom w:val="none" w:sz="0" w:space="0" w:color="auto"/>
                <w:right w:val="none" w:sz="0" w:space="0" w:color="auto"/>
              </w:divBdr>
            </w:div>
            <w:div w:id="1019625288">
              <w:marLeft w:val="0"/>
              <w:marRight w:val="0"/>
              <w:marTop w:val="0"/>
              <w:marBottom w:val="0"/>
              <w:divBdr>
                <w:top w:val="none" w:sz="0" w:space="0" w:color="auto"/>
                <w:left w:val="none" w:sz="0" w:space="0" w:color="auto"/>
                <w:bottom w:val="none" w:sz="0" w:space="0" w:color="auto"/>
                <w:right w:val="none" w:sz="0" w:space="0" w:color="auto"/>
              </w:divBdr>
            </w:div>
            <w:div w:id="1062949117">
              <w:marLeft w:val="0"/>
              <w:marRight w:val="0"/>
              <w:marTop w:val="0"/>
              <w:marBottom w:val="0"/>
              <w:divBdr>
                <w:top w:val="none" w:sz="0" w:space="0" w:color="auto"/>
                <w:left w:val="none" w:sz="0" w:space="0" w:color="auto"/>
                <w:bottom w:val="none" w:sz="0" w:space="0" w:color="auto"/>
                <w:right w:val="none" w:sz="0" w:space="0" w:color="auto"/>
              </w:divBdr>
            </w:div>
            <w:div w:id="312490438">
              <w:marLeft w:val="0"/>
              <w:marRight w:val="0"/>
              <w:marTop w:val="0"/>
              <w:marBottom w:val="0"/>
              <w:divBdr>
                <w:top w:val="none" w:sz="0" w:space="0" w:color="auto"/>
                <w:left w:val="none" w:sz="0" w:space="0" w:color="auto"/>
                <w:bottom w:val="none" w:sz="0" w:space="0" w:color="auto"/>
                <w:right w:val="none" w:sz="0" w:space="0" w:color="auto"/>
              </w:divBdr>
            </w:div>
            <w:div w:id="1878196890">
              <w:marLeft w:val="0"/>
              <w:marRight w:val="0"/>
              <w:marTop w:val="0"/>
              <w:marBottom w:val="0"/>
              <w:divBdr>
                <w:top w:val="none" w:sz="0" w:space="0" w:color="auto"/>
                <w:left w:val="none" w:sz="0" w:space="0" w:color="auto"/>
                <w:bottom w:val="none" w:sz="0" w:space="0" w:color="auto"/>
                <w:right w:val="none" w:sz="0" w:space="0" w:color="auto"/>
              </w:divBdr>
            </w:div>
            <w:div w:id="1537236341">
              <w:marLeft w:val="0"/>
              <w:marRight w:val="0"/>
              <w:marTop w:val="0"/>
              <w:marBottom w:val="0"/>
              <w:divBdr>
                <w:top w:val="none" w:sz="0" w:space="0" w:color="auto"/>
                <w:left w:val="none" w:sz="0" w:space="0" w:color="auto"/>
                <w:bottom w:val="none" w:sz="0" w:space="0" w:color="auto"/>
                <w:right w:val="none" w:sz="0" w:space="0" w:color="auto"/>
              </w:divBdr>
            </w:div>
            <w:div w:id="71245143">
              <w:marLeft w:val="0"/>
              <w:marRight w:val="0"/>
              <w:marTop w:val="0"/>
              <w:marBottom w:val="0"/>
              <w:divBdr>
                <w:top w:val="none" w:sz="0" w:space="0" w:color="auto"/>
                <w:left w:val="none" w:sz="0" w:space="0" w:color="auto"/>
                <w:bottom w:val="none" w:sz="0" w:space="0" w:color="auto"/>
                <w:right w:val="none" w:sz="0" w:space="0" w:color="auto"/>
              </w:divBdr>
            </w:div>
            <w:div w:id="768162554">
              <w:marLeft w:val="0"/>
              <w:marRight w:val="0"/>
              <w:marTop w:val="0"/>
              <w:marBottom w:val="0"/>
              <w:divBdr>
                <w:top w:val="none" w:sz="0" w:space="0" w:color="auto"/>
                <w:left w:val="none" w:sz="0" w:space="0" w:color="auto"/>
                <w:bottom w:val="none" w:sz="0" w:space="0" w:color="auto"/>
                <w:right w:val="none" w:sz="0" w:space="0" w:color="auto"/>
              </w:divBdr>
            </w:div>
            <w:div w:id="270164753">
              <w:marLeft w:val="0"/>
              <w:marRight w:val="0"/>
              <w:marTop w:val="0"/>
              <w:marBottom w:val="0"/>
              <w:divBdr>
                <w:top w:val="none" w:sz="0" w:space="0" w:color="auto"/>
                <w:left w:val="none" w:sz="0" w:space="0" w:color="auto"/>
                <w:bottom w:val="none" w:sz="0" w:space="0" w:color="auto"/>
                <w:right w:val="none" w:sz="0" w:space="0" w:color="auto"/>
              </w:divBdr>
            </w:div>
            <w:div w:id="773941759">
              <w:marLeft w:val="0"/>
              <w:marRight w:val="0"/>
              <w:marTop w:val="0"/>
              <w:marBottom w:val="0"/>
              <w:divBdr>
                <w:top w:val="none" w:sz="0" w:space="0" w:color="auto"/>
                <w:left w:val="none" w:sz="0" w:space="0" w:color="auto"/>
                <w:bottom w:val="none" w:sz="0" w:space="0" w:color="auto"/>
                <w:right w:val="none" w:sz="0" w:space="0" w:color="auto"/>
              </w:divBdr>
            </w:div>
            <w:div w:id="138619147">
              <w:marLeft w:val="0"/>
              <w:marRight w:val="0"/>
              <w:marTop w:val="0"/>
              <w:marBottom w:val="0"/>
              <w:divBdr>
                <w:top w:val="none" w:sz="0" w:space="0" w:color="auto"/>
                <w:left w:val="none" w:sz="0" w:space="0" w:color="auto"/>
                <w:bottom w:val="none" w:sz="0" w:space="0" w:color="auto"/>
                <w:right w:val="none" w:sz="0" w:space="0" w:color="auto"/>
              </w:divBdr>
            </w:div>
            <w:div w:id="632439942">
              <w:marLeft w:val="0"/>
              <w:marRight w:val="0"/>
              <w:marTop w:val="0"/>
              <w:marBottom w:val="0"/>
              <w:divBdr>
                <w:top w:val="none" w:sz="0" w:space="0" w:color="auto"/>
                <w:left w:val="none" w:sz="0" w:space="0" w:color="auto"/>
                <w:bottom w:val="none" w:sz="0" w:space="0" w:color="auto"/>
                <w:right w:val="none" w:sz="0" w:space="0" w:color="auto"/>
              </w:divBdr>
            </w:div>
            <w:div w:id="1702826379">
              <w:marLeft w:val="0"/>
              <w:marRight w:val="0"/>
              <w:marTop w:val="0"/>
              <w:marBottom w:val="0"/>
              <w:divBdr>
                <w:top w:val="none" w:sz="0" w:space="0" w:color="auto"/>
                <w:left w:val="none" w:sz="0" w:space="0" w:color="auto"/>
                <w:bottom w:val="none" w:sz="0" w:space="0" w:color="auto"/>
                <w:right w:val="none" w:sz="0" w:space="0" w:color="auto"/>
              </w:divBdr>
            </w:div>
            <w:div w:id="528837102">
              <w:marLeft w:val="0"/>
              <w:marRight w:val="0"/>
              <w:marTop w:val="0"/>
              <w:marBottom w:val="0"/>
              <w:divBdr>
                <w:top w:val="none" w:sz="0" w:space="0" w:color="auto"/>
                <w:left w:val="none" w:sz="0" w:space="0" w:color="auto"/>
                <w:bottom w:val="none" w:sz="0" w:space="0" w:color="auto"/>
                <w:right w:val="none" w:sz="0" w:space="0" w:color="auto"/>
              </w:divBdr>
            </w:div>
            <w:div w:id="1738899363">
              <w:marLeft w:val="0"/>
              <w:marRight w:val="0"/>
              <w:marTop w:val="0"/>
              <w:marBottom w:val="0"/>
              <w:divBdr>
                <w:top w:val="none" w:sz="0" w:space="0" w:color="auto"/>
                <w:left w:val="none" w:sz="0" w:space="0" w:color="auto"/>
                <w:bottom w:val="none" w:sz="0" w:space="0" w:color="auto"/>
                <w:right w:val="none" w:sz="0" w:space="0" w:color="auto"/>
              </w:divBdr>
            </w:div>
            <w:div w:id="1050808855">
              <w:marLeft w:val="0"/>
              <w:marRight w:val="0"/>
              <w:marTop w:val="0"/>
              <w:marBottom w:val="0"/>
              <w:divBdr>
                <w:top w:val="none" w:sz="0" w:space="0" w:color="auto"/>
                <w:left w:val="none" w:sz="0" w:space="0" w:color="auto"/>
                <w:bottom w:val="none" w:sz="0" w:space="0" w:color="auto"/>
                <w:right w:val="none" w:sz="0" w:space="0" w:color="auto"/>
              </w:divBdr>
            </w:div>
            <w:div w:id="299770931">
              <w:marLeft w:val="0"/>
              <w:marRight w:val="0"/>
              <w:marTop w:val="0"/>
              <w:marBottom w:val="0"/>
              <w:divBdr>
                <w:top w:val="none" w:sz="0" w:space="0" w:color="auto"/>
                <w:left w:val="none" w:sz="0" w:space="0" w:color="auto"/>
                <w:bottom w:val="none" w:sz="0" w:space="0" w:color="auto"/>
                <w:right w:val="none" w:sz="0" w:space="0" w:color="auto"/>
              </w:divBdr>
            </w:div>
            <w:div w:id="1493522274">
              <w:marLeft w:val="0"/>
              <w:marRight w:val="0"/>
              <w:marTop w:val="0"/>
              <w:marBottom w:val="0"/>
              <w:divBdr>
                <w:top w:val="none" w:sz="0" w:space="0" w:color="auto"/>
                <w:left w:val="none" w:sz="0" w:space="0" w:color="auto"/>
                <w:bottom w:val="none" w:sz="0" w:space="0" w:color="auto"/>
                <w:right w:val="none" w:sz="0" w:space="0" w:color="auto"/>
              </w:divBdr>
            </w:div>
            <w:div w:id="196184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24583">
      <w:bodyDiv w:val="1"/>
      <w:marLeft w:val="0"/>
      <w:marRight w:val="0"/>
      <w:marTop w:val="0"/>
      <w:marBottom w:val="0"/>
      <w:divBdr>
        <w:top w:val="none" w:sz="0" w:space="0" w:color="auto"/>
        <w:left w:val="none" w:sz="0" w:space="0" w:color="auto"/>
        <w:bottom w:val="none" w:sz="0" w:space="0" w:color="auto"/>
        <w:right w:val="none" w:sz="0" w:space="0" w:color="auto"/>
      </w:divBdr>
    </w:div>
    <w:div w:id="1681856054">
      <w:bodyDiv w:val="1"/>
      <w:marLeft w:val="0"/>
      <w:marRight w:val="0"/>
      <w:marTop w:val="0"/>
      <w:marBottom w:val="0"/>
      <w:divBdr>
        <w:top w:val="none" w:sz="0" w:space="0" w:color="auto"/>
        <w:left w:val="none" w:sz="0" w:space="0" w:color="auto"/>
        <w:bottom w:val="none" w:sz="0" w:space="0" w:color="auto"/>
        <w:right w:val="none" w:sz="0" w:space="0" w:color="auto"/>
      </w:divBdr>
      <w:divsChild>
        <w:div w:id="533537793">
          <w:marLeft w:val="0"/>
          <w:marRight w:val="0"/>
          <w:marTop w:val="0"/>
          <w:marBottom w:val="0"/>
          <w:divBdr>
            <w:top w:val="none" w:sz="0" w:space="0" w:color="auto"/>
            <w:left w:val="none" w:sz="0" w:space="0" w:color="auto"/>
            <w:bottom w:val="none" w:sz="0" w:space="0" w:color="auto"/>
            <w:right w:val="none" w:sz="0" w:space="0" w:color="auto"/>
          </w:divBdr>
          <w:divsChild>
            <w:div w:id="2134471743">
              <w:marLeft w:val="0"/>
              <w:marRight w:val="0"/>
              <w:marTop w:val="0"/>
              <w:marBottom w:val="0"/>
              <w:divBdr>
                <w:top w:val="none" w:sz="0" w:space="0" w:color="auto"/>
                <w:left w:val="none" w:sz="0" w:space="0" w:color="auto"/>
                <w:bottom w:val="none" w:sz="0" w:space="0" w:color="auto"/>
                <w:right w:val="none" w:sz="0" w:space="0" w:color="auto"/>
              </w:divBdr>
              <w:divsChild>
                <w:div w:id="1381444804">
                  <w:marLeft w:val="0"/>
                  <w:marRight w:val="0"/>
                  <w:marTop w:val="0"/>
                  <w:marBottom w:val="0"/>
                  <w:divBdr>
                    <w:top w:val="none" w:sz="0" w:space="0" w:color="auto"/>
                    <w:left w:val="none" w:sz="0" w:space="0" w:color="auto"/>
                    <w:bottom w:val="none" w:sz="0" w:space="0" w:color="auto"/>
                    <w:right w:val="none" w:sz="0" w:space="0" w:color="auto"/>
                  </w:divBdr>
                </w:div>
              </w:divsChild>
            </w:div>
            <w:div w:id="1219974554">
              <w:marLeft w:val="0"/>
              <w:marRight w:val="0"/>
              <w:marTop w:val="0"/>
              <w:marBottom w:val="0"/>
              <w:divBdr>
                <w:top w:val="none" w:sz="0" w:space="0" w:color="auto"/>
                <w:left w:val="none" w:sz="0" w:space="0" w:color="auto"/>
                <w:bottom w:val="none" w:sz="0" w:space="0" w:color="auto"/>
                <w:right w:val="none" w:sz="0" w:space="0" w:color="auto"/>
              </w:divBdr>
            </w:div>
          </w:divsChild>
        </w:div>
        <w:div w:id="667636203">
          <w:marLeft w:val="0"/>
          <w:marRight w:val="0"/>
          <w:marTop w:val="0"/>
          <w:marBottom w:val="0"/>
          <w:divBdr>
            <w:top w:val="none" w:sz="0" w:space="0" w:color="auto"/>
            <w:left w:val="none" w:sz="0" w:space="0" w:color="auto"/>
            <w:bottom w:val="none" w:sz="0" w:space="0" w:color="auto"/>
            <w:right w:val="none" w:sz="0" w:space="0" w:color="auto"/>
          </w:divBdr>
          <w:divsChild>
            <w:div w:id="2145341898">
              <w:marLeft w:val="0"/>
              <w:marRight w:val="0"/>
              <w:marTop w:val="0"/>
              <w:marBottom w:val="0"/>
              <w:divBdr>
                <w:top w:val="none" w:sz="0" w:space="0" w:color="auto"/>
                <w:left w:val="none" w:sz="0" w:space="0" w:color="auto"/>
                <w:bottom w:val="none" w:sz="0" w:space="0" w:color="auto"/>
                <w:right w:val="none" w:sz="0" w:space="0" w:color="auto"/>
              </w:divBdr>
              <w:divsChild>
                <w:div w:id="1596597094">
                  <w:marLeft w:val="0"/>
                  <w:marRight w:val="0"/>
                  <w:marTop w:val="0"/>
                  <w:marBottom w:val="0"/>
                  <w:divBdr>
                    <w:top w:val="none" w:sz="0" w:space="0" w:color="auto"/>
                    <w:left w:val="none" w:sz="0" w:space="0" w:color="auto"/>
                    <w:bottom w:val="none" w:sz="0" w:space="0" w:color="auto"/>
                    <w:right w:val="none" w:sz="0" w:space="0" w:color="auto"/>
                  </w:divBdr>
                </w:div>
              </w:divsChild>
            </w:div>
            <w:div w:id="1649675422">
              <w:marLeft w:val="0"/>
              <w:marRight w:val="0"/>
              <w:marTop w:val="0"/>
              <w:marBottom w:val="0"/>
              <w:divBdr>
                <w:top w:val="none" w:sz="0" w:space="0" w:color="auto"/>
                <w:left w:val="none" w:sz="0" w:space="0" w:color="auto"/>
                <w:bottom w:val="none" w:sz="0" w:space="0" w:color="auto"/>
                <w:right w:val="none" w:sz="0" w:space="0" w:color="auto"/>
              </w:divBdr>
            </w:div>
          </w:divsChild>
        </w:div>
        <w:div w:id="342365915">
          <w:marLeft w:val="0"/>
          <w:marRight w:val="0"/>
          <w:marTop w:val="0"/>
          <w:marBottom w:val="0"/>
          <w:divBdr>
            <w:top w:val="none" w:sz="0" w:space="0" w:color="auto"/>
            <w:left w:val="none" w:sz="0" w:space="0" w:color="auto"/>
            <w:bottom w:val="none" w:sz="0" w:space="0" w:color="auto"/>
            <w:right w:val="none" w:sz="0" w:space="0" w:color="auto"/>
          </w:divBdr>
          <w:divsChild>
            <w:div w:id="1740521737">
              <w:marLeft w:val="0"/>
              <w:marRight w:val="0"/>
              <w:marTop w:val="0"/>
              <w:marBottom w:val="0"/>
              <w:divBdr>
                <w:top w:val="none" w:sz="0" w:space="0" w:color="auto"/>
                <w:left w:val="none" w:sz="0" w:space="0" w:color="auto"/>
                <w:bottom w:val="none" w:sz="0" w:space="0" w:color="auto"/>
                <w:right w:val="none" w:sz="0" w:space="0" w:color="auto"/>
              </w:divBdr>
              <w:divsChild>
                <w:div w:id="1202791970">
                  <w:marLeft w:val="0"/>
                  <w:marRight w:val="0"/>
                  <w:marTop w:val="0"/>
                  <w:marBottom w:val="0"/>
                  <w:divBdr>
                    <w:top w:val="none" w:sz="0" w:space="0" w:color="auto"/>
                    <w:left w:val="none" w:sz="0" w:space="0" w:color="auto"/>
                    <w:bottom w:val="none" w:sz="0" w:space="0" w:color="auto"/>
                    <w:right w:val="none" w:sz="0" w:space="0" w:color="auto"/>
                  </w:divBdr>
                </w:div>
              </w:divsChild>
            </w:div>
            <w:div w:id="102964780">
              <w:marLeft w:val="0"/>
              <w:marRight w:val="0"/>
              <w:marTop w:val="0"/>
              <w:marBottom w:val="0"/>
              <w:divBdr>
                <w:top w:val="none" w:sz="0" w:space="0" w:color="auto"/>
                <w:left w:val="none" w:sz="0" w:space="0" w:color="auto"/>
                <w:bottom w:val="none" w:sz="0" w:space="0" w:color="auto"/>
                <w:right w:val="none" w:sz="0" w:space="0" w:color="auto"/>
              </w:divBdr>
            </w:div>
          </w:divsChild>
        </w:div>
        <w:div w:id="1238831169">
          <w:marLeft w:val="0"/>
          <w:marRight w:val="0"/>
          <w:marTop w:val="0"/>
          <w:marBottom w:val="0"/>
          <w:divBdr>
            <w:top w:val="none" w:sz="0" w:space="0" w:color="auto"/>
            <w:left w:val="none" w:sz="0" w:space="0" w:color="auto"/>
            <w:bottom w:val="none" w:sz="0" w:space="0" w:color="auto"/>
            <w:right w:val="none" w:sz="0" w:space="0" w:color="auto"/>
          </w:divBdr>
          <w:divsChild>
            <w:div w:id="1772968873">
              <w:marLeft w:val="0"/>
              <w:marRight w:val="0"/>
              <w:marTop w:val="0"/>
              <w:marBottom w:val="0"/>
              <w:divBdr>
                <w:top w:val="none" w:sz="0" w:space="0" w:color="auto"/>
                <w:left w:val="none" w:sz="0" w:space="0" w:color="auto"/>
                <w:bottom w:val="none" w:sz="0" w:space="0" w:color="auto"/>
                <w:right w:val="none" w:sz="0" w:space="0" w:color="auto"/>
              </w:divBdr>
              <w:divsChild>
                <w:div w:id="1715544259">
                  <w:marLeft w:val="0"/>
                  <w:marRight w:val="0"/>
                  <w:marTop w:val="0"/>
                  <w:marBottom w:val="0"/>
                  <w:divBdr>
                    <w:top w:val="none" w:sz="0" w:space="0" w:color="auto"/>
                    <w:left w:val="none" w:sz="0" w:space="0" w:color="auto"/>
                    <w:bottom w:val="none" w:sz="0" w:space="0" w:color="auto"/>
                    <w:right w:val="none" w:sz="0" w:space="0" w:color="auto"/>
                  </w:divBdr>
                </w:div>
              </w:divsChild>
            </w:div>
            <w:div w:id="2096049270">
              <w:marLeft w:val="0"/>
              <w:marRight w:val="0"/>
              <w:marTop w:val="0"/>
              <w:marBottom w:val="0"/>
              <w:divBdr>
                <w:top w:val="none" w:sz="0" w:space="0" w:color="auto"/>
                <w:left w:val="none" w:sz="0" w:space="0" w:color="auto"/>
                <w:bottom w:val="none" w:sz="0" w:space="0" w:color="auto"/>
                <w:right w:val="none" w:sz="0" w:space="0" w:color="auto"/>
              </w:divBdr>
            </w:div>
          </w:divsChild>
        </w:div>
        <w:div w:id="757755640">
          <w:marLeft w:val="0"/>
          <w:marRight w:val="0"/>
          <w:marTop w:val="0"/>
          <w:marBottom w:val="0"/>
          <w:divBdr>
            <w:top w:val="none" w:sz="0" w:space="0" w:color="auto"/>
            <w:left w:val="none" w:sz="0" w:space="0" w:color="auto"/>
            <w:bottom w:val="none" w:sz="0" w:space="0" w:color="auto"/>
            <w:right w:val="none" w:sz="0" w:space="0" w:color="auto"/>
          </w:divBdr>
          <w:divsChild>
            <w:div w:id="561329898">
              <w:marLeft w:val="0"/>
              <w:marRight w:val="0"/>
              <w:marTop w:val="0"/>
              <w:marBottom w:val="0"/>
              <w:divBdr>
                <w:top w:val="none" w:sz="0" w:space="0" w:color="auto"/>
                <w:left w:val="none" w:sz="0" w:space="0" w:color="auto"/>
                <w:bottom w:val="none" w:sz="0" w:space="0" w:color="auto"/>
                <w:right w:val="none" w:sz="0" w:space="0" w:color="auto"/>
              </w:divBdr>
              <w:divsChild>
                <w:div w:id="482544041">
                  <w:marLeft w:val="0"/>
                  <w:marRight w:val="0"/>
                  <w:marTop w:val="0"/>
                  <w:marBottom w:val="0"/>
                  <w:divBdr>
                    <w:top w:val="none" w:sz="0" w:space="0" w:color="auto"/>
                    <w:left w:val="none" w:sz="0" w:space="0" w:color="auto"/>
                    <w:bottom w:val="none" w:sz="0" w:space="0" w:color="auto"/>
                    <w:right w:val="none" w:sz="0" w:space="0" w:color="auto"/>
                  </w:divBdr>
                </w:div>
              </w:divsChild>
            </w:div>
            <w:div w:id="1123617360">
              <w:marLeft w:val="0"/>
              <w:marRight w:val="0"/>
              <w:marTop w:val="0"/>
              <w:marBottom w:val="0"/>
              <w:divBdr>
                <w:top w:val="none" w:sz="0" w:space="0" w:color="auto"/>
                <w:left w:val="none" w:sz="0" w:space="0" w:color="auto"/>
                <w:bottom w:val="none" w:sz="0" w:space="0" w:color="auto"/>
                <w:right w:val="none" w:sz="0" w:space="0" w:color="auto"/>
              </w:divBdr>
            </w:div>
          </w:divsChild>
        </w:div>
        <w:div w:id="1178276448">
          <w:marLeft w:val="0"/>
          <w:marRight w:val="0"/>
          <w:marTop w:val="0"/>
          <w:marBottom w:val="0"/>
          <w:divBdr>
            <w:top w:val="none" w:sz="0" w:space="0" w:color="auto"/>
            <w:left w:val="none" w:sz="0" w:space="0" w:color="auto"/>
            <w:bottom w:val="none" w:sz="0" w:space="0" w:color="auto"/>
            <w:right w:val="none" w:sz="0" w:space="0" w:color="auto"/>
          </w:divBdr>
          <w:divsChild>
            <w:div w:id="1772356744">
              <w:marLeft w:val="0"/>
              <w:marRight w:val="0"/>
              <w:marTop w:val="0"/>
              <w:marBottom w:val="0"/>
              <w:divBdr>
                <w:top w:val="none" w:sz="0" w:space="0" w:color="auto"/>
                <w:left w:val="none" w:sz="0" w:space="0" w:color="auto"/>
                <w:bottom w:val="none" w:sz="0" w:space="0" w:color="auto"/>
                <w:right w:val="none" w:sz="0" w:space="0" w:color="auto"/>
              </w:divBdr>
              <w:divsChild>
                <w:div w:id="1406100576">
                  <w:marLeft w:val="0"/>
                  <w:marRight w:val="0"/>
                  <w:marTop w:val="0"/>
                  <w:marBottom w:val="0"/>
                  <w:divBdr>
                    <w:top w:val="none" w:sz="0" w:space="0" w:color="auto"/>
                    <w:left w:val="none" w:sz="0" w:space="0" w:color="auto"/>
                    <w:bottom w:val="none" w:sz="0" w:space="0" w:color="auto"/>
                    <w:right w:val="none" w:sz="0" w:space="0" w:color="auto"/>
                  </w:divBdr>
                </w:div>
              </w:divsChild>
            </w:div>
            <w:div w:id="1416980059">
              <w:marLeft w:val="0"/>
              <w:marRight w:val="0"/>
              <w:marTop w:val="0"/>
              <w:marBottom w:val="0"/>
              <w:divBdr>
                <w:top w:val="none" w:sz="0" w:space="0" w:color="auto"/>
                <w:left w:val="none" w:sz="0" w:space="0" w:color="auto"/>
                <w:bottom w:val="none" w:sz="0" w:space="0" w:color="auto"/>
                <w:right w:val="none" w:sz="0" w:space="0" w:color="auto"/>
              </w:divBdr>
            </w:div>
          </w:divsChild>
        </w:div>
        <w:div w:id="393090603">
          <w:marLeft w:val="0"/>
          <w:marRight w:val="0"/>
          <w:marTop w:val="0"/>
          <w:marBottom w:val="0"/>
          <w:divBdr>
            <w:top w:val="none" w:sz="0" w:space="0" w:color="auto"/>
            <w:left w:val="none" w:sz="0" w:space="0" w:color="auto"/>
            <w:bottom w:val="none" w:sz="0" w:space="0" w:color="auto"/>
            <w:right w:val="none" w:sz="0" w:space="0" w:color="auto"/>
          </w:divBdr>
          <w:divsChild>
            <w:div w:id="369768451">
              <w:marLeft w:val="0"/>
              <w:marRight w:val="0"/>
              <w:marTop w:val="0"/>
              <w:marBottom w:val="0"/>
              <w:divBdr>
                <w:top w:val="none" w:sz="0" w:space="0" w:color="auto"/>
                <w:left w:val="none" w:sz="0" w:space="0" w:color="auto"/>
                <w:bottom w:val="none" w:sz="0" w:space="0" w:color="auto"/>
                <w:right w:val="none" w:sz="0" w:space="0" w:color="auto"/>
              </w:divBdr>
              <w:divsChild>
                <w:div w:id="46879066">
                  <w:marLeft w:val="0"/>
                  <w:marRight w:val="0"/>
                  <w:marTop w:val="0"/>
                  <w:marBottom w:val="0"/>
                  <w:divBdr>
                    <w:top w:val="none" w:sz="0" w:space="0" w:color="auto"/>
                    <w:left w:val="none" w:sz="0" w:space="0" w:color="auto"/>
                    <w:bottom w:val="none" w:sz="0" w:space="0" w:color="auto"/>
                    <w:right w:val="none" w:sz="0" w:space="0" w:color="auto"/>
                  </w:divBdr>
                </w:div>
              </w:divsChild>
            </w:div>
            <w:div w:id="1512178669">
              <w:marLeft w:val="0"/>
              <w:marRight w:val="0"/>
              <w:marTop w:val="0"/>
              <w:marBottom w:val="0"/>
              <w:divBdr>
                <w:top w:val="none" w:sz="0" w:space="0" w:color="auto"/>
                <w:left w:val="none" w:sz="0" w:space="0" w:color="auto"/>
                <w:bottom w:val="none" w:sz="0" w:space="0" w:color="auto"/>
                <w:right w:val="none" w:sz="0" w:space="0" w:color="auto"/>
              </w:divBdr>
            </w:div>
          </w:divsChild>
        </w:div>
        <w:div w:id="1037126768">
          <w:marLeft w:val="0"/>
          <w:marRight w:val="0"/>
          <w:marTop w:val="0"/>
          <w:marBottom w:val="0"/>
          <w:divBdr>
            <w:top w:val="none" w:sz="0" w:space="0" w:color="auto"/>
            <w:left w:val="none" w:sz="0" w:space="0" w:color="auto"/>
            <w:bottom w:val="none" w:sz="0" w:space="0" w:color="auto"/>
            <w:right w:val="none" w:sz="0" w:space="0" w:color="auto"/>
          </w:divBdr>
          <w:divsChild>
            <w:div w:id="1317413011">
              <w:marLeft w:val="0"/>
              <w:marRight w:val="0"/>
              <w:marTop w:val="0"/>
              <w:marBottom w:val="0"/>
              <w:divBdr>
                <w:top w:val="none" w:sz="0" w:space="0" w:color="auto"/>
                <w:left w:val="none" w:sz="0" w:space="0" w:color="auto"/>
                <w:bottom w:val="none" w:sz="0" w:space="0" w:color="auto"/>
                <w:right w:val="none" w:sz="0" w:space="0" w:color="auto"/>
              </w:divBdr>
              <w:divsChild>
                <w:div w:id="1820228919">
                  <w:marLeft w:val="0"/>
                  <w:marRight w:val="0"/>
                  <w:marTop w:val="0"/>
                  <w:marBottom w:val="0"/>
                  <w:divBdr>
                    <w:top w:val="none" w:sz="0" w:space="0" w:color="auto"/>
                    <w:left w:val="none" w:sz="0" w:space="0" w:color="auto"/>
                    <w:bottom w:val="none" w:sz="0" w:space="0" w:color="auto"/>
                    <w:right w:val="none" w:sz="0" w:space="0" w:color="auto"/>
                  </w:divBdr>
                </w:div>
              </w:divsChild>
            </w:div>
            <w:div w:id="12257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300126">
      <w:bodyDiv w:val="1"/>
      <w:marLeft w:val="0"/>
      <w:marRight w:val="0"/>
      <w:marTop w:val="0"/>
      <w:marBottom w:val="0"/>
      <w:divBdr>
        <w:top w:val="none" w:sz="0" w:space="0" w:color="auto"/>
        <w:left w:val="none" w:sz="0" w:space="0" w:color="auto"/>
        <w:bottom w:val="none" w:sz="0" w:space="0" w:color="auto"/>
        <w:right w:val="none" w:sz="0" w:space="0" w:color="auto"/>
      </w:divBdr>
      <w:divsChild>
        <w:div w:id="1914659930">
          <w:marLeft w:val="0"/>
          <w:marRight w:val="0"/>
          <w:marTop w:val="0"/>
          <w:marBottom w:val="0"/>
          <w:divBdr>
            <w:top w:val="none" w:sz="0" w:space="0" w:color="auto"/>
            <w:left w:val="none" w:sz="0" w:space="0" w:color="auto"/>
            <w:bottom w:val="none" w:sz="0" w:space="0" w:color="auto"/>
            <w:right w:val="none" w:sz="0" w:space="0" w:color="auto"/>
          </w:divBdr>
          <w:divsChild>
            <w:div w:id="94484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60217">
      <w:bodyDiv w:val="1"/>
      <w:marLeft w:val="0"/>
      <w:marRight w:val="0"/>
      <w:marTop w:val="0"/>
      <w:marBottom w:val="0"/>
      <w:divBdr>
        <w:top w:val="none" w:sz="0" w:space="0" w:color="auto"/>
        <w:left w:val="none" w:sz="0" w:space="0" w:color="auto"/>
        <w:bottom w:val="none" w:sz="0" w:space="0" w:color="auto"/>
        <w:right w:val="none" w:sz="0" w:space="0" w:color="auto"/>
      </w:divBdr>
    </w:div>
    <w:div w:id="1747071609">
      <w:bodyDiv w:val="1"/>
      <w:marLeft w:val="0"/>
      <w:marRight w:val="0"/>
      <w:marTop w:val="0"/>
      <w:marBottom w:val="0"/>
      <w:divBdr>
        <w:top w:val="none" w:sz="0" w:space="0" w:color="auto"/>
        <w:left w:val="none" w:sz="0" w:space="0" w:color="auto"/>
        <w:bottom w:val="none" w:sz="0" w:space="0" w:color="auto"/>
        <w:right w:val="none" w:sz="0" w:space="0" w:color="auto"/>
      </w:divBdr>
      <w:divsChild>
        <w:div w:id="336154085">
          <w:marLeft w:val="0"/>
          <w:marRight w:val="0"/>
          <w:marTop w:val="0"/>
          <w:marBottom w:val="0"/>
          <w:divBdr>
            <w:top w:val="none" w:sz="0" w:space="0" w:color="auto"/>
            <w:left w:val="none" w:sz="0" w:space="0" w:color="auto"/>
            <w:bottom w:val="none" w:sz="0" w:space="0" w:color="auto"/>
            <w:right w:val="none" w:sz="0" w:space="0" w:color="auto"/>
          </w:divBdr>
          <w:divsChild>
            <w:div w:id="1638954510">
              <w:marLeft w:val="0"/>
              <w:marRight w:val="0"/>
              <w:marTop w:val="0"/>
              <w:marBottom w:val="0"/>
              <w:divBdr>
                <w:top w:val="none" w:sz="0" w:space="0" w:color="auto"/>
                <w:left w:val="none" w:sz="0" w:space="0" w:color="auto"/>
                <w:bottom w:val="none" w:sz="0" w:space="0" w:color="auto"/>
                <w:right w:val="none" w:sz="0" w:space="0" w:color="auto"/>
              </w:divBdr>
            </w:div>
            <w:div w:id="292173386">
              <w:marLeft w:val="0"/>
              <w:marRight w:val="0"/>
              <w:marTop w:val="0"/>
              <w:marBottom w:val="0"/>
              <w:divBdr>
                <w:top w:val="none" w:sz="0" w:space="0" w:color="auto"/>
                <w:left w:val="none" w:sz="0" w:space="0" w:color="auto"/>
                <w:bottom w:val="none" w:sz="0" w:space="0" w:color="auto"/>
                <w:right w:val="none" w:sz="0" w:space="0" w:color="auto"/>
              </w:divBdr>
            </w:div>
            <w:div w:id="1353798769">
              <w:marLeft w:val="0"/>
              <w:marRight w:val="0"/>
              <w:marTop w:val="0"/>
              <w:marBottom w:val="0"/>
              <w:divBdr>
                <w:top w:val="none" w:sz="0" w:space="0" w:color="auto"/>
                <w:left w:val="none" w:sz="0" w:space="0" w:color="auto"/>
                <w:bottom w:val="none" w:sz="0" w:space="0" w:color="auto"/>
                <w:right w:val="none" w:sz="0" w:space="0" w:color="auto"/>
              </w:divBdr>
            </w:div>
            <w:div w:id="439956140">
              <w:marLeft w:val="0"/>
              <w:marRight w:val="0"/>
              <w:marTop w:val="0"/>
              <w:marBottom w:val="0"/>
              <w:divBdr>
                <w:top w:val="none" w:sz="0" w:space="0" w:color="auto"/>
                <w:left w:val="none" w:sz="0" w:space="0" w:color="auto"/>
                <w:bottom w:val="none" w:sz="0" w:space="0" w:color="auto"/>
                <w:right w:val="none" w:sz="0" w:space="0" w:color="auto"/>
              </w:divBdr>
            </w:div>
            <w:div w:id="2027901350">
              <w:marLeft w:val="0"/>
              <w:marRight w:val="0"/>
              <w:marTop w:val="0"/>
              <w:marBottom w:val="0"/>
              <w:divBdr>
                <w:top w:val="none" w:sz="0" w:space="0" w:color="auto"/>
                <w:left w:val="none" w:sz="0" w:space="0" w:color="auto"/>
                <w:bottom w:val="none" w:sz="0" w:space="0" w:color="auto"/>
                <w:right w:val="none" w:sz="0" w:space="0" w:color="auto"/>
              </w:divBdr>
            </w:div>
            <w:div w:id="1572232671">
              <w:marLeft w:val="0"/>
              <w:marRight w:val="0"/>
              <w:marTop w:val="0"/>
              <w:marBottom w:val="0"/>
              <w:divBdr>
                <w:top w:val="none" w:sz="0" w:space="0" w:color="auto"/>
                <w:left w:val="none" w:sz="0" w:space="0" w:color="auto"/>
                <w:bottom w:val="none" w:sz="0" w:space="0" w:color="auto"/>
                <w:right w:val="none" w:sz="0" w:space="0" w:color="auto"/>
              </w:divBdr>
            </w:div>
            <w:div w:id="1245265580">
              <w:marLeft w:val="0"/>
              <w:marRight w:val="0"/>
              <w:marTop w:val="0"/>
              <w:marBottom w:val="0"/>
              <w:divBdr>
                <w:top w:val="none" w:sz="0" w:space="0" w:color="auto"/>
                <w:left w:val="none" w:sz="0" w:space="0" w:color="auto"/>
                <w:bottom w:val="none" w:sz="0" w:space="0" w:color="auto"/>
                <w:right w:val="none" w:sz="0" w:space="0" w:color="auto"/>
              </w:divBdr>
            </w:div>
            <w:div w:id="1512060755">
              <w:marLeft w:val="0"/>
              <w:marRight w:val="0"/>
              <w:marTop w:val="0"/>
              <w:marBottom w:val="0"/>
              <w:divBdr>
                <w:top w:val="none" w:sz="0" w:space="0" w:color="auto"/>
                <w:left w:val="none" w:sz="0" w:space="0" w:color="auto"/>
                <w:bottom w:val="none" w:sz="0" w:space="0" w:color="auto"/>
                <w:right w:val="none" w:sz="0" w:space="0" w:color="auto"/>
              </w:divBdr>
            </w:div>
            <w:div w:id="313796776">
              <w:marLeft w:val="0"/>
              <w:marRight w:val="0"/>
              <w:marTop w:val="0"/>
              <w:marBottom w:val="0"/>
              <w:divBdr>
                <w:top w:val="none" w:sz="0" w:space="0" w:color="auto"/>
                <w:left w:val="none" w:sz="0" w:space="0" w:color="auto"/>
                <w:bottom w:val="none" w:sz="0" w:space="0" w:color="auto"/>
                <w:right w:val="none" w:sz="0" w:space="0" w:color="auto"/>
              </w:divBdr>
            </w:div>
            <w:div w:id="1001353422">
              <w:marLeft w:val="0"/>
              <w:marRight w:val="0"/>
              <w:marTop w:val="0"/>
              <w:marBottom w:val="0"/>
              <w:divBdr>
                <w:top w:val="none" w:sz="0" w:space="0" w:color="auto"/>
                <w:left w:val="none" w:sz="0" w:space="0" w:color="auto"/>
                <w:bottom w:val="none" w:sz="0" w:space="0" w:color="auto"/>
                <w:right w:val="none" w:sz="0" w:space="0" w:color="auto"/>
              </w:divBdr>
            </w:div>
            <w:div w:id="688409714">
              <w:marLeft w:val="0"/>
              <w:marRight w:val="0"/>
              <w:marTop w:val="0"/>
              <w:marBottom w:val="0"/>
              <w:divBdr>
                <w:top w:val="none" w:sz="0" w:space="0" w:color="auto"/>
                <w:left w:val="none" w:sz="0" w:space="0" w:color="auto"/>
                <w:bottom w:val="none" w:sz="0" w:space="0" w:color="auto"/>
                <w:right w:val="none" w:sz="0" w:space="0" w:color="auto"/>
              </w:divBdr>
            </w:div>
            <w:div w:id="1578439870">
              <w:marLeft w:val="0"/>
              <w:marRight w:val="0"/>
              <w:marTop w:val="0"/>
              <w:marBottom w:val="0"/>
              <w:divBdr>
                <w:top w:val="none" w:sz="0" w:space="0" w:color="auto"/>
                <w:left w:val="none" w:sz="0" w:space="0" w:color="auto"/>
                <w:bottom w:val="none" w:sz="0" w:space="0" w:color="auto"/>
                <w:right w:val="none" w:sz="0" w:space="0" w:color="auto"/>
              </w:divBdr>
            </w:div>
            <w:div w:id="1108621169">
              <w:marLeft w:val="0"/>
              <w:marRight w:val="0"/>
              <w:marTop w:val="0"/>
              <w:marBottom w:val="0"/>
              <w:divBdr>
                <w:top w:val="none" w:sz="0" w:space="0" w:color="auto"/>
                <w:left w:val="none" w:sz="0" w:space="0" w:color="auto"/>
                <w:bottom w:val="none" w:sz="0" w:space="0" w:color="auto"/>
                <w:right w:val="none" w:sz="0" w:space="0" w:color="auto"/>
              </w:divBdr>
            </w:div>
            <w:div w:id="77333077">
              <w:marLeft w:val="0"/>
              <w:marRight w:val="0"/>
              <w:marTop w:val="0"/>
              <w:marBottom w:val="0"/>
              <w:divBdr>
                <w:top w:val="none" w:sz="0" w:space="0" w:color="auto"/>
                <w:left w:val="none" w:sz="0" w:space="0" w:color="auto"/>
                <w:bottom w:val="none" w:sz="0" w:space="0" w:color="auto"/>
                <w:right w:val="none" w:sz="0" w:space="0" w:color="auto"/>
              </w:divBdr>
            </w:div>
            <w:div w:id="220991465">
              <w:marLeft w:val="0"/>
              <w:marRight w:val="0"/>
              <w:marTop w:val="0"/>
              <w:marBottom w:val="0"/>
              <w:divBdr>
                <w:top w:val="none" w:sz="0" w:space="0" w:color="auto"/>
                <w:left w:val="none" w:sz="0" w:space="0" w:color="auto"/>
                <w:bottom w:val="none" w:sz="0" w:space="0" w:color="auto"/>
                <w:right w:val="none" w:sz="0" w:space="0" w:color="auto"/>
              </w:divBdr>
            </w:div>
            <w:div w:id="1790737106">
              <w:marLeft w:val="0"/>
              <w:marRight w:val="0"/>
              <w:marTop w:val="0"/>
              <w:marBottom w:val="0"/>
              <w:divBdr>
                <w:top w:val="none" w:sz="0" w:space="0" w:color="auto"/>
                <w:left w:val="none" w:sz="0" w:space="0" w:color="auto"/>
                <w:bottom w:val="none" w:sz="0" w:space="0" w:color="auto"/>
                <w:right w:val="none" w:sz="0" w:space="0" w:color="auto"/>
              </w:divBdr>
            </w:div>
            <w:div w:id="2012217685">
              <w:marLeft w:val="0"/>
              <w:marRight w:val="0"/>
              <w:marTop w:val="0"/>
              <w:marBottom w:val="0"/>
              <w:divBdr>
                <w:top w:val="none" w:sz="0" w:space="0" w:color="auto"/>
                <w:left w:val="none" w:sz="0" w:space="0" w:color="auto"/>
                <w:bottom w:val="none" w:sz="0" w:space="0" w:color="auto"/>
                <w:right w:val="none" w:sz="0" w:space="0" w:color="auto"/>
              </w:divBdr>
            </w:div>
            <w:div w:id="843591718">
              <w:marLeft w:val="0"/>
              <w:marRight w:val="0"/>
              <w:marTop w:val="0"/>
              <w:marBottom w:val="0"/>
              <w:divBdr>
                <w:top w:val="none" w:sz="0" w:space="0" w:color="auto"/>
                <w:left w:val="none" w:sz="0" w:space="0" w:color="auto"/>
                <w:bottom w:val="none" w:sz="0" w:space="0" w:color="auto"/>
                <w:right w:val="none" w:sz="0" w:space="0" w:color="auto"/>
              </w:divBdr>
            </w:div>
            <w:div w:id="928077016">
              <w:marLeft w:val="0"/>
              <w:marRight w:val="0"/>
              <w:marTop w:val="0"/>
              <w:marBottom w:val="0"/>
              <w:divBdr>
                <w:top w:val="none" w:sz="0" w:space="0" w:color="auto"/>
                <w:left w:val="none" w:sz="0" w:space="0" w:color="auto"/>
                <w:bottom w:val="none" w:sz="0" w:space="0" w:color="auto"/>
                <w:right w:val="none" w:sz="0" w:space="0" w:color="auto"/>
              </w:divBdr>
            </w:div>
            <w:div w:id="219290322">
              <w:marLeft w:val="0"/>
              <w:marRight w:val="0"/>
              <w:marTop w:val="0"/>
              <w:marBottom w:val="0"/>
              <w:divBdr>
                <w:top w:val="none" w:sz="0" w:space="0" w:color="auto"/>
                <w:left w:val="none" w:sz="0" w:space="0" w:color="auto"/>
                <w:bottom w:val="none" w:sz="0" w:space="0" w:color="auto"/>
                <w:right w:val="none" w:sz="0" w:space="0" w:color="auto"/>
              </w:divBdr>
            </w:div>
            <w:div w:id="19013296">
              <w:marLeft w:val="0"/>
              <w:marRight w:val="0"/>
              <w:marTop w:val="0"/>
              <w:marBottom w:val="0"/>
              <w:divBdr>
                <w:top w:val="none" w:sz="0" w:space="0" w:color="auto"/>
                <w:left w:val="none" w:sz="0" w:space="0" w:color="auto"/>
                <w:bottom w:val="none" w:sz="0" w:space="0" w:color="auto"/>
                <w:right w:val="none" w:sz="0" w:space="0" w:color="auto"/>
              </w:divBdr>
            </w:div>
            <w:div w:id="1622103960">
              <w:marLeft w:val="0"/>
              <w:marRight w:val="0"/>
              <w:marTop w:val="0"/>
              <w:marBottom w:val="0"/>
              <w:divBdr>
                <w:top w:val="none" w:sz="0" w:space="0" w:color="auto"/>
                <w:left w:val="none" w:sz="0" w:space="0" w:color="auto"/>
                <w:bottom w:val="none" w:sz="0" w:space="0" w:color="auto"/>
                <w:right w:val="none" w:sz="0" w:space="0" w:color="auto"/>
              </w:divBdr>
            </w:div>
            <w:div w:id="332031541">
              <w:marLeft w:val="0"/>
              <w:marRight w:val="0"/>
              <w:marTop w:val="0"/>
              <w:marBottom w:val="0"/>
              <w:divBdr>
                <w:top w:val="none" w:sz="0" w:space="0" w:color="auto"/>
                <w:left w:val="none" w:sz="0" w:space="0" w:color="auto"/>
                <w:bottom w:val="none" w:sz="0" w:space="0" w:color="auto"/>
                <w:right w:val="none" w:sz="0" w:space="0" w:color="auto"/>
              </w:divBdr>
            </w:div>
            <w:div w:id="435098525">
              <w:marLeft w:val="0"/>
              <w:marRight w:val="0"/>
              <w:marTop w:val="0"/>
              <w:marBottom w:val="0"/>
              <w:divBdr>
                <w:top w:val="none" w:sz="0" w:space="0" w:color="auto"/>
                <w:left w:val="none" w:sz="0" w:space="0" w:color="auto"/>
                <w:bottom w:val="none" w:sz="0" w:space="0" w:color="auto"/>
                <w:right w:val="none" w:sz="0" w:space="0" w:color="auto"/>
              </w:divBdr>
            </w:div>
            <w:div w:id="2051687510">
              <w:marLeft w:val="0"/>
              <w:marRight w:val="0"/>
              <w:marTop w:val="0"/>
              <w:marBottom w:val="0"/>
              <w:divBdr>
                <w:top w:val="none" w:sz="0" w:space="0" w:color="auto"/>
                <w:left w:val="none" w:sz="0" w:space="0" w:color="auto"/>
                <w:bottom w:val="none" w:sz="0" w:space="0" w:color="auto"/>
                <w:right w:val="none" w:sz="0" w:space="0" w:color="auto"/>
              </w:divBdr>
            </w:div>
            <w:div w:id="1107968399">
              <w:marLeft w:val="0"/>
              <w:marRight w:val="0"/>
              <w:marTop w:val="0"/>
              <w:marBottom w:val="0"/>
              <w:divBdr>
                <w:top w:val="none" w:sz="0" w:space="0" w:color="auto"/>
                <w:left w:val="none" w:sz="0" w:space="0" w:color="auto"/>
                <w:bottom w:val="none" w:sz="0" w:space="0" w:color="auto"/>
                <w:right w:val="none" w:sz="0" w:space="0" w:color="auto"/>
              </w:divBdr>
            </w:div>
            <w:div w:id="867136537">
              <w:marLeft w:val="0"/>
              <w:marRight w:val="0"/>
              <w:marTop w:val="0"/>
              <w:marBottom w:val="0"/>
              <w:divBdr>
                <w:top w:val="none" w:sz="0" w:space="0" w:color="auto"/>
                <w:left w:val="none" w:sz="0" w:space="0" w:color="auto"/>
                <w:bottom w:val="none" w:sz="0" w:space="0" w:color="auto"/>
                <w:right w:val="none" w:sz="0" w:space="0" w:color="auto"/>
              </w:divBdr>
            </w:div>
            <w:div w:id="194076465">
              <w:marLeft w:val="0"/>
              <w:marRight w:val="0"/>
              <w:marTop w:val="0"/>
              <w:marBottom w:val="0"/>
              <w:divBdr>
                <w:top w:val="none" w:sz="0" w:space="0" w:color="auto"/>
                <w:left w:val="none" w:sz="0" w:space="0" w:color="auto"/>
                <w:bottom w:val="none" w:sz="0" w:space="0" w:color="auto"/>
                <w:right w:val="none" w:sz="0" w:space="0" w:color="auto"/>
              </w:divBdr>
            </w:div>
            <w:div w:id="2102292793">
              <w:marLeft w:val="0"/>
              <w:marRight w:val="0"/>
              <w:marTop w:val="0"/>
              <w:marBottom w:val="0"/>
              <w:divBdr>
                <w:top w:val="none" w:sz="0" w:space="0" w:color="auto"/>
                <w:left w:val="none" w:sz="0" w:space="0" w:color="auto"/>
                <w:bottom w:val="none" w:sz="0" w:space="0" w:color="auto"/>
                <w:right w:val="none" w:sz="0" w:space="0" w:color="auto"/>
              </w:divBdr>
            </w:div>
            <w:div w:id="1206600747">
              <w:marLeft w:val="0"/>
              <w:marRight w:val="0"/>
              <w:marTop w:val="0"/>
              <w:marBottom w:val="0"/>
              <w:divBdr>
                <w:top w:val="none" w:sz="0" w:space="0" w:color="auto"/>
                <w:left w:val="none" w:sz="0" w:space="0" w:color="auto"/>
                <w:bottom w:val="none" w:sz="0" w:space="0" w:color="auto"/>
                <w:right w:val="none" w:sz="0" w:space="0" w:color="auto"/>
              </w:divBdr>
            </w:div>
            <w:div w:id="861865822">
              <w:marLeft w:val="0"/>
              <w:marRight w:val="0"/>
              <w:marTop w:val="0"/>
              <w:marBottom w:val="0"/>
              <w:divBdr>
                <w:top w:val="none" w:sz="0" w:space="0" w:color="auto"/>
                <w:left w:val="none" w:sz="0" w:space="0" w:color="auto"/>
                <w:bottom w:val="none" w:sz="0" w:space="0" w:color="auto"/>
                <w:right w:val="none" w:sz="0" w:space="0" w:color="auto"/>
              </w:divBdr>
            </w:div>
            <w:div w:id="634215537">
              <w:marLeft w:val="0"/>
              <w:marRight w:val="0"/>
              <w:marTop w:val="0"/>
              <w:marBottom w:val="0"/>
              <w:divBdr>
                <w:top w:val="none" w:sz="0" w:space="0" w:color="auto"/>
                <w:left w:val="none" w:sz="0" w:space="0" w:color="auto"/>
                <w:bottom w:val="none" w:sz="0" w:space="0" w:color="auto"/>
                <w:right w:val="none" w:sz="0" w:space="0" w:color="auto"/>
              </w:divBdr>
            </w:div>
            <w:div w:id="1832673665">
              <w:marLeft w:val="0"/>
              <w:marRight w:val="0"/>
              <w:marTop w:val="0"/>
              <w:marBottom w:val="0"/>
              <w:divBdr>
                <w:top w:val="none" w:sz="0" w:space="0" w:color="auto"/>
                <w:left w:val="none" w:sz="0" w:space="0" w:color="auto"/>
                <w:bottom w:val="none" w:sz="0" w:space="0" w:color="auto"/>
                <w:right w:val="none" w:sz="0" w:space="0" w:color="auto"/>
              </w:divBdr>
            </w:div>
            <w:div w:id="1141650810">
              <w:marLeft w:val="0"/>
              <w:marRight w:val="0"/>
              <w:marTop w:val="0"/>
              <w:marBottom w:val="0"/>
              <w:divBdr>
                <w:top w:val="none" w:sz="0" w:space="0" w:color="auto"/>
                <w:left w:val="none" w:sz="0" w:space="0" w:color="auto"/>
                <w:bottom w:val="none" w:sz="0" w:space="0" w:color="auto"/>
                <w:right w:val="none" w:sz="0" w:space="0" w:color="auto"/>
              </w:divBdr>
            </w:div>
            <w:div w:id="510993386">
              <w:marLeft w:val="0"/>
              <w:marRight w:val="0"/>
              <w:marTop w:val="0"/>
              <w:marBottom w:val="0"/>
              <w:divBdr>
                <w:top w:val="none" w:sz="0" w:space="0" w:color="auto"/>
                <w:left w:val="none" w:sz="0" w:space="0" w:color="auto"/>
                <w:bottom w:val="none" w:sz="0" w:space="0" w:color="auto"/>
                <w:right w:val="none" w:sz="0" w:space="0" w:color="auto"/>
              </w:divBdr>
            </w:div>
            <w:div w:id="1715813531">
              <w:marLeft w:val="0"/>
              <w:marRight w:val="0"/>
              <w:marTop w:val="0"/>
              <w:marBottom w:val="0"/>
              <w:divBdr>
                <w:top w:val="none" w:sz="0" w:space="0" w:color="auto"/>
                <w:left w:val="none" w:sz="0" w:space="0" w:color="auto"/>
                <w:bottom w:val="none" w:sz="0" w:space="0" w:color="auto"/>
                <w:right w:val="none" w:sz="0" w:space="0" w:color="auto"/>
              </w:divBdr>
            </w:div>
            <w:div w:id="799881683">
              <w:marLeft w:val="0"/>
              <w:marRight w:val="0"/>
              <w:marTop w:val="0"/>
              <w:marBottom w:val="0"/>
              <w:divBdr>
                <w:top w:val="none" w:sz="0" w:space="0" w:color="auto"/>
                <w:left w:val="none" w:sz="0" w:space="0" w:color="auto"/>
                <w:bottom w:val="none" w:sz="0" w:space="0" w:color="auto"/>
                <w:right w:val="none" w:sz="0" w:space="0" w:color="auto"/>
              </w:divBdr>
            </w:div>
            <w:div w:id="2145928653">
              <w:marLeft w:val="0"/>
              <w:marRight w:val="0"/>
              <w:marTop w:val="0"/>
              <w:marBottom w:val="0"/>
              <w:divBdr>
                <w:top w:val="none" w:sz="0" w:space="0" w:color="auto"/>
                <w:left w:val="none" w:sz="0" w:space="0" w:color="auto"/>
                <w:bottom w:val="none" w:sz="0" w:space="0" w:color="auto"/>
                <w:right w:val="none" w:sz="0" w:space="0" w:color="auto"/>
              </w:divBdr>
            </w:div>
            <w:div w:id="1714771109">
              <w:marLeft w:val="0"/>
              <w:marRight w:val="0"/>
              <w:marTop w:val="0"/>
              <w:marBottom w:val="0"/>
              <w:divBdr>
                <w:top w:val="none" w:sz="0" w:space="0" w:color="auto"/>
                <w:left w:val="none" w:sz="0" w:space="0" w:color="auto"/>
                <w:bottom w:val="none" w:sz="0" w:space="0" w:color="auto"/>
                <w:right w:val="none" w:sz="0" w:space="0" w:color="auto"/>
              </w:divBdr>
            </w:div>
            <w:div w:id="1868904119">
              <w:marLeft w:val="0"/>
              <w:marRight w:val="0"/>
              <w:marTop w:val="0"/>
              <w:marBottom w:val="0"/>
              <w:divBdr>
                <w:top w:val="none" w:sz="0" w:space="0" w:color="auto"/>
                <w:left w:val="none" w:sz="0" w:space="0" w:color="auto"/>
                <w:bottom w:val="none" w:sz="0" w:space="0" w:color="auto"/>
                <w:right w:val="none" w:sz="0" w:space="0" w:color="auto"/>
              </w:divBdr>
            </w:div>
            <w:div w:id="353773511">
              <w:marLeft w:val="0"/>
              <w:marRight w:val="0"/>
              <w:marTop w:val="0"/>
              <w:marBottom w:val="0"/>
              <w:divBdr>
                <w:top w:val="none" w:sz="0" w:space="0" w:color="auto"/>
                <w:left w:val="none" w:sz="0" w:space="0" w:color="auto"/>
                <w:bottom w:val="none" w:sz="0" w:space="0" w:color="auto"/>
                <w:right w:val="none" w:sz="0" w:space="0" w:color="auto"/>
              </w:divBdr>
            </w:div>
            <w:div w:id="167334649">
              <w:marLeft w:val="0"/>
              <w:marRight w:val="0"/>
              <w:marTop w:val="0"/>
              <w:marBottom w:val="0"/>
              <w:divBdr>
                <w:top w:val="none" w:sz="0" w:space="0" w:color="auto"/>
                <w:left w:val="none" w:sz="0" w:space="0" w:color="auto"/>
                <w:bottom w:val="none" w:sz="0" w:space="0" w:color="auto"/>
                <w:right w:val="none" w:sz="0" w:space="0" w:color="auto"/>
              </w:divBdr>
            </w:div>
            <w:div w:id="736171720">
              <w:marLeft w:val="0"/>
              <w:marRight w:val="0"/>
              <w:marTop w:val="0"/>
              <w:marBottom w:val="0"/>
              <w:divBdr>
                <w:top w:val="none" w:sz="0" w:space="0" w:color="auto"/>
                <w:left w:val="none" w:sz="0" w:space="0" w:color="auto"/>
                <w:bottom w:val="none" w:sz="0" w:space="0" w:color="auto"/>
                <w:right w:val="none" w:sz="0" w:space="0" w:color="auto"/>
              </w:divBdr>
            </w:div>
            <w:div w:id="314454491">
              <w:marLeft w:val="0"/>
              <w:marRight w:val="0"/>
              <w:marTop w:val="0"/>
              <w:marBottom w:val="0"/>
              <w:divBdr>
                <w:top w:val="none" w:sz="0" w:space="0" w:color="auto"/>
                <w:left w:val="none" w:sz="0" w:space="0" w:color="auto"/>
                <w:bottom w:val="none" w:sz="0" w:space="0" w:color="auto"/>
                <w:right w:val="none" w:sz="0" w:space="0" w:color="auto"/>
              </w:divBdr>
            </w:div>
            <w:div w:id="698894960">
              <w:marLeft w:val="0"/>
              <w:marRight w:val="0"/>
              <w:marTop w:val="0"/>
              <w:marBottom w:val="0"/>
              <w:divBdr>
                <w:top w:val="none" w:sz="0" w:space="0" w:color="auto"/>
                <w:left w:val="none" w:sz="0" w:space="0" w:color="auto"/>
                <w:bottom w:val="none" w:sz="0" w:space="0" w:color="auto"/>
                <w:right w:val="none" w:sz="0" w:space="0" w:color="auto"/>
              </w:divBdr>
            </w:div>
            <w:div w:id="1335376208">
              <w:marLeft w:val="0"/>
              <w:marRight w:val="0"/>
              <w:marTop w:val="0"/>
              <w:marBottom w:val="0"/>
              <w:divBdr>
                <w:top w:val="none" w:sz="0" w:space="0" w:color="auto"/>
                <w:left w:val="none" w:sz="0" w:space="0" w:color="auto"/>
                <w:bottom w:val="none" w:sz="0" w:space="0" w:color="auto"/>
                <w:right w:val="none" w:sz="0" w:space="0" w:color="auto"/>
              </w:divBdr>
            </w:div>
            <w:div w:id="1329136708">
              <w:marLeft w:val="0"/>
              <w:marRight w:val="0"/>
              <w:marTop w:val="0"/>
              <w:marBottom w:val="0"/>
              <w:divBdr>
                <w:top w:val="none" w:sz="0" w:space="0" w:color="auto"/>
                <w:left w:val="none" w:sz="0" w:space="0" w:color="auto"/>
                <w:bottom w:val="none" w:sz="0" w:space="0" w:color="auto"/>
                <w:right w:val="none" w:sz="0" w:space="0" w:color="auto"/>
              </w:divBdr>
            </w:div>
            <w:div w:id="501941901">
              <w:marLeft w:val="0"/>
              <w:marRight w:val="0"/>
              <w:marTop w:val="0"/>
              <w:marBottom w:val="0"/>
              <w:divBdr>
                <w:top w:val="none" w:sz="0" w:space="0" w:color="auto"/>
                <w:left w:val="none" w:sz="0" w:space="0" w:color="auto"/>
                <w:bottom w:val="none" w:sz="0" w:space="0" w:color="auto"/>
                <w:right w:val="none" w:sz="0" w:space="0" w:color="auto"/>
              </w:divBdr>
            </w:div>
            <w:div w:id="1457220042">
              <w:marLeft w:val="0"/>
              <w:marRight w:val="0"/>
              <w:marTop w:val="0"/>
              <w:marBottom w:val="0"/>
              <w:divBdr>
                <w:top w:val="none" w:sz="0" w:space="0" w:color="auto"/>
                <w:left w:val="none" w:sz="0" w:space="0" w:color="auto"/>
                <w:bottom w:val="none" w:sz="0" w:space="0" w:color="auto"/>
                <w:right w:val="none" w:sz="0" w:space="0" w:color="auto"/>
              </w:divBdr>
            </w:div>
            <w:div w:id="537162482">
              <w:marLeft w:val="0"/>
              <w:marRight w:val="0"/>
              <w:marTop w:val="0"/>
              <w:marBottom w:val="0"/>
              <w:divBdr>
                <w:top w:val="none" w:sz="0" w:space="0" w:color="auto"/>
                <w:left w:val="none" w:sz="0" w:space="0" w:color="auto"/>
                <w:bottom w:val="none" w:sz="0" w:space="0" w:color="auto"/>
                <w:right w:val="none" w:sz="0" w:space="0" w:color="auto"/>
              </w:divBdr>
            </w:div>
            <w:div w:id="1607079043">
              <w:marLeft w:val="0"/>
              <w:marRight w:val="0"/>
              <w:marTop w:val="0"/>
              <w:marBottom w:val="0"/>
              <w:divBdr>
                <w:top w:val="none" w:sz="0" w:space="0" w:color="auto"/>
                <w:left w:val="none" w:sz="0" w:space="0" w:color="auto"/>
                <w:bottom w:val="none" w:sz="0" w:space="0" w:color="auto"/>
                <w:right w:val="none" w:sz="0" w:space="0" w:color="auto"/>
              </w:divBdr>
            </w:div>
            <w:div w:id="2103139098">
              <w:marLeft w:val="0"/>
              <w:marRight w:val="0"/>
              <w:marTop w:val="0"/>
              <w:marBottom w:val="0"/>
              <w:divBdr>
                <w:top w:val="none" w:sz="0" w:space="0" w:color="auto"/>
                <w:left w:val="none" w:sz="0" w:space="0" w:color="auto"/>
                <w:bottom w:val="none" w:sz="0" w:space="0" w:color="auto"/>
                <w:right w:val="none" w:sz="0" w:space="0" w:color="auto"/>
              </w:divBdr>
            </w:div>
            <w:div w:id="556474254">
              <w:marLeft w:val="0"/>
              <w:marRight w:val="0"/>
              <w:marTop w:val="0"/>
              <w:marBottom w:val="0"/>
              <w:divBdr>
                <w:top w:val="none" w:sz="0" w:space="0" w:color="auto"/>
                <w:left w:val="none" w:sz="0" w:space="0" w:color="auto"/>
                <w:bottom w:val="none" w:sz="0" w:space="0" w:color="auto"/>
                <w:right w:val="none" w:sz="0" w:space="0" w:color="auto"/>
              </w:divBdr>
            </w:div>
            <w:div w:id="293946484">
              <w:marLeft w:val="0"/>
              <w:marRight w:val="0"/>
              <w:marTop w:val="0"/>
              <w:marBottom w:val="0"/>
              <w:divBdr>
                <w:top w:val="none" w:sz="0" w:space="0" w:color="auto"/>
                <w:left w:val="none" w:sz="0" w:space="0" w:color="auto"/>
                <w:bottom w:val="none" w:sz="0" w:space="0" w:color="auto"/>
                <w:right w:val="none" w:sz="0" w:space="0" w:color="auto"/>
              </w:divBdr>
            </w:div>
            <w:div w:id="732000153">
              <w:marLeft w:val="0"/>
              <w:marRight w:val="0"/>
              <w:marTop w:val="0"/>
              <w:marBottom w:val="0"/>
              <w:divBdr>
                <w:top w:val="none" w:sz="0" w:space="0" w:color="auto"/>
                <w:left w:val="none" w:sz="0" w:space="0" w:color="auto"/>
                <w:bottom w:val="none" w:sz="0" w:space="0" w:color="auto"/>
                <w:right w:val="none" w:sz="0" w:space="0" w:color="auto"/>
              </w:divBdr>
            </w:div>
            <w:div w:id="1687058840">
              <w:marLeft w:val="0"/>
              <w:marRight w:val="0"/>
              <w:marTop w:val="0"/>
              <w:marBottom w:val="0"/>
              <w:divBdr>
                <w:top w:val="none" w:sz="0" w:space="0" w:color="auto"/>
                <w:left w:val="none" w:sz="0" w:space="0" w:color="auto"/>
                <w:bottom w:val="none" w:sz="0" w:space="0" w:color="auto"/>
                <w:right w:val="none" w:sz="0" w:space="0" w:color="auto"/>
              </w:divBdr>
            </w:div>
            <w:div w:id="206086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6144">
      <w:bodyDiv w:val="1"/>
      <w:marLeft w:val="0"/>
      <w:marRight w:val="0"/>
      <w:marTop w:val="0"/>
      <w:marBottom w:val="0"/>
      <w:divBdr>
        <w:top w:val="none" w:sz="0" w:space="0" w:color="auto"/>
        <w:left w:val="none" w:sz="0" w:space="0" w:color="auto"/>
        <w:bottom w:val="none" w:sz="0" w:space="0" w:color="auto"/>
        <w:right w:val="none" w:sz="0" w:space="0" w:color="auto"/>
      </w:divBdr>
      <w:divsChild>
        <w:div w:id="1345739515">
          <w:marLeft w:val="0"/>
          <w:marRight w:val="0"/>
          <w:marTop w:val="0"/>
          <w:marBottom w:val="0"/>
          <w:divBdr>
            <w:top w:val="none" w:sz="0" w:space="0" w:color="auto"/>
            <w:left w:val="none" w:sz="0" w:space="0" w:color="auto"/>
            <w:bottom w:val="none" w:sz="0" w:space="0" w:color="auto"/>
            <w:right w:val="none" w:sz="0" w:space="0" w:color="auto"/>
          </w:divBdr>
          <w:divsChild>
            <w:div w:id="700712770">
              <w:marLeft w:val="0"/>
              <w:marRight w:val="0"/>
              <w:marTop w:val="0"/>
              <w:marBottom w:val="0"/>
              <w:divBdr>
                <w:top w:val="none" w:sz="0" w:space="0" w:color="auto"/>
                <w:left w:val="none" w:sz="0" w:space="0" w:color="auto"/>
                <w:bottom w:val="none" w:sz="0" w:space="0" w:color="auto"/>
                <w:right w:val="none" w:sz="0" w:space="0" w:color="auto"/>
              </w:divBdr>
            </w:div>
            <w:div w:id="2120755798">
              <w:marLeft w:val="0"/>
              <w:marRight w:val="0"/>
              <w:marTop w:val="0"/>
              <w:marBottom w:val="0"/>
              <w:divBdr>
                <w:top w:val="none" w:sz="0" w:space="0" w:color="auto"/>
                <w:left w:val="none" w:sz="0" w:space="0" w:color="auto"/>
                <w:bottom w:val="none" w:sz="0" w:space="0" w:color="auto"/>
                <w:right w:val="none" w:sz="0" w:space="0" w:color="auto"/>
              </w:divBdr>
            </w:div>
            <w:div w:id="680746131">
              <w:marLeft w:val="0"/>
              <w:marRight w:val="0"/>
              <w:marTop w:val="0"/>
              <w:marBottom w:val="0"/>
              <w:divBdr>
                <w:top w:val="none" w:sz="0" w:space="0" w:color="auto"/>
                <w:left w:val="none" w:sz="0" w:space="0" w:color="auto"/>
                <w:bottom w:val="none" w:sz="0" w:space="0" w:color="auto"/>
                <w:right w:val="none" w:sz="0" w:space="0" w:color="auto"/>
              </w:divBdr>
            </w:div>
            <w:div w:id="629481208">
              <w:marLeft w:val="0"/>
              <w:marRight w:val="0"/>
              <w:marTop w:val="0"/>
              <w:marBottom w:val="0"/>
              <w:divBdr>
                <w:top w:val="none" w:sz="0" w:space="0" w:color="auto"/>
                <w:left w:val="none" w:sz="0" w:space="0" w:color="auto"/>
                <w:bottom w:val="none" w:sz="0" w:space="0" w:color="auto"/>
                <w:right w:val="none" w:sz="0" w:space="0" w:color="auto"/>
              </w:divBdr>
            </w:div>
            <w:div w:id="539633934">
              <w:marLeft w:val="0"/>
              <w:marRight w:val="0"/>
              <w:marTop w:val="0"/>
              <w:marBottom w:val="0"/>
              <w:divBdr>
                <w:top w:val="none" w:sz="0" w:space="0" w:color="auto"/>
                <w:left w:val="none" w:sz="0" w:space="0" w:color="auto"/>
                <w:bottom w:val="none" w:sz="0" w:space="0" w:color="auto"/>
                <w:right w:val="none" w:sz="0" w:space="0" w:color="auto"/>
              </w:divBdr>
            </w:div>
            <w:div w:id="2133161654">
              <w:marLeft w:val="0"/>
              <w:marRight w:val="0"/>
              <w:marTop w:val="0"/>
              <w:marBottom w:val="0"/>
              <w:divBdr>
                <w:top w:val="none" w:sz="0" w:space="0" w:color="auto"/>
                <w:left w:val="none" w:sz="0" w:space="0" w:color="auto"/>
                <w:bottom w:val="none" w:sz="0" w:space="0" w:color="auto"/>
                <w:right w:val="none" w:sz="0" w:space="0" w:color="auto"/>
              </w:divBdr>
            </w:div>
            <w:div w:id="1446657302">
              <w:marLeft w:val="0"/>
              <w:marRight w:val="0"/>
              <w:marTop w:val="0"/>
              <w:marBottom w:val="0"/>
              <w:divBdr>
                <w:top w:val="none" w:sz="0" w:space="0" w:color="auto"/>
                <w:left w:val="none" w:sz="0" w:space="0" w:color="auto"/>
                <w:bottom w:val="none" w:sz="0" w:space="0" w:color="auto"/>
                <w:right w:val="none" w:sz="0" w:space="0" w:color="auto"/>
              </w:divBdr>
            </w:div>
            <w:div w:id="121075010">
              <w:marLeft w:val="0"/>
              <w:marRight w:val="0"/>
              <w:marTop w:val="0"/>
              <w:marBottom w:val="0"/>
              <w:divBdr>
                <w:top w:val="none" w:sz="0" w:space="0" w:color="auto"/>
                <w:left w:val="none" w:sz="0" w:space="0" w:color="auto"/>
                <w:bottom w:val="none" w:sz="0" w:space="0" w:color="auto"/>
                <w:right w:val="none" w:sz="0" w:space="0" w:color="auto"/>
              </w:divBdr>
            </w:div>
            <w:div w:id="458768427">
              <w:marLeft w:val="0"/>
              <w:marRight w:val="0"/>
              <w:marTop w:val="0"/>
              <w:marBottom w:val="0"/>
              <w:divBdr>
                <w:top w:val="none" w:sz="0" w:space="0" w:color="auto"/>
                <w:left w:val="none" w:sz="0" w:space="0" w:color="auto"/>
                <w:bottom w:val="none" w:sz="0" w:space="0" w:color="auto"/>
                <w:right w:val="none" w:sz="0" w:space="0" w:color="auto"/>
              </w:divBdr>
            </w:div>
            <w:div w:id="1213150744">
              <w:marLeft w:val="0"/>
              <w:marRight w:val="0"/>
              <w:marTop w:val="0"/>
              <w:marBottom w:val="0"/>
              <w:divBdr>
                <w:top w:val="none" w:sz="0" w:space="0" w:color="auto"/>
                <w:left w:val="none" w:sz="0" w:space="0" w:color="auto"/>
                <w:bottom w:val="none" w:sz="0" w:space="0" w:color="auto"/>
                <w:right w:val="none" w:sz="0" w:space="0" w:color="auto"/>
              </w:divBdr>
            </w:div>
            <w:div w:id="1307122202">
              <w:marLeft w:val="0"/>
              <w:marRight w:val="0"/>
              <w:marTop w:val="0"/>
              <w:marBottom w:val="0"/>
              <w:divBdr>
                <w:top w:val="none" w:sz="0" w:space="0" w:color="auto"/>
                <w:left w:val="none" w:sz="0" w:space="0" w:color="auto"/>
                <w:bottom w:val="none" w:sz="0" w:space="0" w:color="auto"/>
                <w:right w:val="none" w:sz="0" w:space="0" w:color="auto"/>
              </w:divBdr>
            </w:div>
            <w:div w:id="1945456950">
              <w:marLeft w:val="0"/>
              <w:marRight w:val="0"/>
              <w:marTop w:val="0"/>
              <w:marBottom w:val="0"/>
              <w:divBdr>
                <w:top w:val="none" w:sz="0" w:space="0" w:color="auto"/>
                <w:left w:val="none" w:sz="0" w:space="0" w:color="auto"/>
                <w:bottom w:val="none" w:sz="0" w:space="0" w:color="auto"/>
                <w:right w:val="none" w:sz="0" w:space="0" w:color="auto"/>
              </w:divBdr>
            </w:div>
            <w:div w:id="331222505">
              <w:marLeft w:val="0"/>
              <w:marRight w:val="0"/>
              <w:marTop w:val="0"/>
              <w:marBottom w:val="0"/>
              <w:divBdr>
                <w:top w:val="none" w:sz="0" w:space="0" w:color="auto"/>
                <w:left w:val="none" w:sz="0" w:space="0" w:color="auto"/>
                <w:bottom w:val="none" w:sz="0" w:space="0" w:color="auto"/>
                <w:right w:val="none" w:sz="0" w:space="0" w:color="auto"/>
              </w:divBdr>
            </w:div>
            <w:div w:id="1038360518">
              <w:marLeft w:val="0"/>
              <w:marRight w:val="0"/>
              <w:marTop w:val="0"/>
              <w:marBottom w:val="0"/>
              <w:divBdr>
                <w:top w:val="none" w:sz="0" w:space="0" w:color="auto"/>
                <w:left w:val="none" w:sz="0" w:space="0" w:color="auto"/>
                <w:bottom w:val="none" w:sz="0" w:space="0" w:color="auto"/>
                <w:right w:val="none" w:sz="0" w:space="0" w:color="auto"/>
              </w:divBdr>
            </w:div>
            <w:div w:id="1972590618">
              <w:marLeft w:val="0"/>
              <w:marRight w:val="0"/>
              <w:marTop w:val="0"/>
              <w:marBottom w:val="0"/>
              <w:divBdr>
                <w:top w:val="none" w:sz="0" w:space="0" w:color="auto"/>
                <w:left w:val="none" w:sz="0" w:space="0" w:color="auto"/>
                <w:bottom w:val="none" w:sz="0" w:space="0" w:color="auto"/>
                <w:right w:val="none" w:sz="0" w:space="0" w:color="auto"/>
              </w:divBdr>
            </w:div>
            <w:div w:id="2081826628">
              <w:marLeft w:val="0"/>
              <w:marRight w:val="0"/>
              <w:marTop w:val="0"/>
              <w:marBottom w:val="0"/>
              <w:divBdr>
                <w:top w:val="none" w:sz="0" w:space="0" w:color="auto"/>
                <w:left w:val="none" w:sz="0" w:space="0" w:color="auto"/>
                <w:bottom w:val="none" w:sz="0" w:space="0" w:color="auto"/>
                <w:right w:val="none" w:sz="0" w:space="0" w:color="auto"/>
              </w:divBdr>
            </w:div>
            <w:div w:id="2039695503">
              <w:marLeft w:val="0"/>
              <w:marRight w:val="0"/>
              <w:marTop w:val="0"/>
              <w:marBottom w:val="0"/>
              <w:divBdr>
                <w:top w:val="none" w:sz="0" w:space="0" w:color="auto"/>
                <w:left w:val="none" w:sz="0" w:space="0" w:color="auto"/>
                <w:bottom w:val="none" w:sz="0" w:space="0" w:color="auto"/>
                <w:right w:val="none" w:sz="0" w:space="0" w:color="auto"/>
              </w:divBdr>
            </w:div>
            <w:div w:id="651521950">
              <w:marLeft w:val="0"/>
              <w:marRight w:val="0"/>
              <w:marTop w:val="0"/>
              <w:marBottom w:val="0"/>
              <w:divBdr>
                <w:top w:val="none" w:sz="0" w:space="0" w:color="auto"/>
                <w:left w:val="none" w:sz="0" w:space="0" w:color="auto"/>
                <w:bottom w:val="none" w:sz="0" w:space="0" w:color="auto"/>
                <w:right w:val="none" w:sz="0" w:space="0" w:color="auto"/>
              </w:divBdr>
            </w:div>
            <w:div w:id="560561196">
              <w:marLeft w:val="0"/>
              <w:marRight w:val="0"/>
              <w:marTop w:val="0"/>
              <w:marBottom w:val="0"/>
              <w:divBdr>
                <w:top w:val="none" w:sz="0" w:space="0" w:color="auto"/>
                <w:left w:val="none" w:sz="0" w:space="0" w:color="auto"/>
                <w:bottom w:val="none" w:sz="0" w:space="0" w:color="auto"/>
                <w:right w:val="none" w:sz="0" w:space="0" w:color="auto"/>
              </w:divBdr>
            </w:div>
            <w:div w:id="1505239703">
              <w:marLeft w:val="0"/>
              <w:marRight w:val="0"/>
              <w:marTop w:val="0"/>
              <w:marBottom w:val="0"/>
              <w:divBdr>
                <w:top w:val="none" w:sz="0" w:space="0" w:color="auto"/>
                <w:left w:val="none" w:sz="0" w:space="0" w:color="auto"/>
                <w:bottom w:val="none" w:sz="0" w:space="0" w:color="auto"/>
                <w:right w:val="none" w:sz="0" w:space="0" w:color="auto"/>
              </w:divBdr>
            </w:div>
            <w:div w:id="231039826">
              <w:marLeft w:val="0"/>
              <w:marRight w:val="0"/>
              <w:marTop w:val="0"/>
              <w:marBottom w:val="0"/>
              <w:divBdr>
                <w:top w:val="none" w:sz="0" w:space="0" w:color="auto"/>
                <w:left w:val="none" w:sz="0" w:space="0" w:color="auto"/>
                <w:bottom w:val="none" w:sz="0" w:space="0" w:color="auto"/>
                <w:right w:val="none" w:sz="0" w:space="0" w:color="auto"/>
              </w:divBdr>
            </w:div>
            <w:div w:id="1572690285">
              <w:marLeft w:val="0"/>
              <w:marRight w:val="0"/>
              <w:marTop w:val="0"/>
              <w:marBottom w:val="0"/>
              <w:divBdr>
                <w:top w:val="none" w:sz="0" w:space="0" w:color="auto"/>
                <w:left w:val="none" w:sz="0" w:space="0" w:color="auto"/>
                <w:bottom w:val="none" w:sz="0" w:space="0" w:color="auto"/>
                <w:right w:val="none" w:sz="0" w:space="0" w:color="auto"/>
              </w:divBdr>
            </w:div>
            <w:div w:id="1549607868">
              <w:marLeft w:val="0"/>
              <w:marRight w:val="0"/>
              <w:marTop w:val="0"/>
              <w:marBottom w:val="0"/>
              <w:divBdr>
                <w:top w:val="none" w:sz="0" w:space="0" w:color="auto"/>
                <w:left w:val="none" w:sz="0" w:space="0" w:color="auto"/>
                <w:bottom w:val="none" w:sz="0" w:space="0" w:color="auto"/>
                <w:right w:val="none" w:sz="0" w:space="0" w:color="auto"/>
              </w:divBdr>
            </w:div>
            <w:div w:id="7753915">
              <w:marLeft w:val="0"/>
              <w:marRight w:val="0"/>
              <w:marTop w:val="0"/>
              <w:marBottom w:val="0"/>
              <w:divBdr>
                <w:top w:val="none" w:sz="0" w:space="0" w:color="auto"/>
                <w:left w:val="none" w:sz="0" w:space="0" w:color="auto"/>
                <w:bottom w:val="none" w:sz="0" w:space="0" w:color="auto"/>
                <w:right w:val="none" w:sz="0" w:space="0" w:color="auto"/>
              </w:divBdr>
            </w:div>
            <w:div w:id="1090734115">
              <w:marLeft w:val="0"/>
              <w:marRight w:val="0"/>
              <w:marTop w:val="0"/>
              <w:marBottom w:val="0"/>
              <w:divBdr>
                <w:top w:val="none" w:sz="0" w:space="0" w:color="auto"/>
                <w:left w:val="none" w:sz="0" w:space="0" w:color="auto"/>
                <w:bottom w:val="none" w:sz="0" w:space="0" w:color="auto"/>
                <w:right w:val="none" w:sz="0" w:space="0" w:color="auto"/>
              </w:divBdr>
            </w:div>
            <w:div w:id="170727921">
              <w:marLeft w:val="0"/>
              <w:marRight w:val="0"/>
              <w:marTop w:val="0"/>
              <w:marBottom w:val="0"/>
              <w:divBdr>
                <w:top w:val="none" w:sz="0" w:space="0" w:color="auto"/>
                <w:left w:val="none" w:sz="0" w:space="0" w:color="auto"/>
                <w:bottom w:val="none" w:sz="0" w:space="0" w:color="auto"/>
                <w:right w:val="none" w:sz="0" w:space="0" w:color="auto"/>
              </w:divBdr>
            </w:div>
            <w:div w:id="1250895647">
              <w:marLeft w:val="0"/>
              <w:marRight w:val="0"/>
              <w:marTop w:val="0"/>
              <w:marBottom w:val="0"/>
              <w:divBdr>
                <w:top w:val="none" w:sz="0" w:space="0" w:color="auto"/>
                <w:left w:val="none" w:sz="0" w:space="0" w:color="auto"/>
                <w:bottom w:val="none" w:sz="0" w:space="0" w:color="auto"/>
                <w:right w:val="none" w:sz="0" w:space="0" w:color="auto"/>
              </w:divBdr>
            </w:div>
            <w:div w:id="177354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63532">
      <w:bodyDiv w:val="1"/>
      <w:marLeft w:val="0"/>
      <w:marRight w:val="0"/>
      <w:marTop w:val="0"/>
      <w:marBottom w:val="0"/>
      <w:divBdr>
        <w:top w:val="none" w:sz="0" w:space="0" w:color="auto"/>
        <w:left w:val="none" w:sz="0" w:space="0" w:color="auto"/>
        <w:bottom w:val="none" w:sz="0" w:space="0" w:color="auto"/>
        <w:right w:val="none" w:sz="0" w:space="0" w:color="auto"/>
      </w:divBdr>
    </w:div>
    <w:div w:id="1806967718">
      <w:bodyDiv w:val="1"/>
      <w:marLeft w:val="0"/>
      <w:marRight w:val="0"/>
      <w:marTop w:val="0"/>
      <w:marBottom w:val="0"/>
      <w:divBdr>
        <w:top w:val="none" w:sz="0" w:space="0" w:color="auto"/>
        <w:left w:val="none" w:sz="0" w:space="0" w:color="auto"/>
        <w:bottom w:val="none" w:sz="0" w:space="0" w:color="auto"/>
        <w:right w:val="none" w:sz="0" w:space="0" w:color="auto"/>
      </w:divBdr>
      <w:divsChild>
        <w:div w:id="1733774495">
          <w:marLeft w:val="0"/>
          <w:marRight w:val="0"/>
          <w:marTop w:val="0"/>
          <w:marBottom w:val="0"/>
          <w:divBdr>
            <w:top w:val="none" w:sz="0" w:space="0" w:color="auto"/>
            <w:left w:val="none" w:sz="0" w:space="0" w:color="auto"/>
            <w:bottom w:val="none" w:sz="0" w:space="0" w:color="auto"/>
            <w:right w:val="none" w:sz="0" w:space="0" w:color="auto"/>
          </w:divBdr>
          <w:divsChild>
            <w:div w:id="1289243893">
              <w:marLeft w:val="0"/>
              <w:marRight w:val="0"/>
              <w:marTop w:val="0"/>
              <w:marBottom w:val="0"/>
              <w:divBdr>
                <w:top w:val="none" w:sz="0" w:space="0" w:color="auto"/>
                <w:left w:val="none" w:sz="0" w:space="0" w:color="auto"/>
                <w:bottom w:val="none" w:sz="0" w:space="0" w:color="auto"/>
                <w:right w:val="none" w:sz="0" w:space="0" w:color="auto"/>
              </w:divBdr>
              <w:divsChild>
                <w:div w:id="1402633220">
                  <w:marLeft w:val="0"/>
                  <w:marRight w:val="0"/>
                  <w:marTop w:val="0"/>
                  <w:marBottom w:val="0"/>
                  <w:divBdr>
                    <w:top w:val="none" w:sz="0" w:space="0" w:color="auto"/>
                    <w:left w:val="none" w:sz="0" w:space="0" w:color="auto"/>
                    <w:bottom w:val="none" w:sz="0" w:space="0" w:color="auto"/>
                    <w:right w:val="none" w:sz="0" w:space="0" w:color="auto"/>
                  </w:divBdr>
                  <w:divsChild>
                    <w:div w:id="589658132">
                      <w:marLeft w:val="0"/>
                      <w:marRight w:val="0"/>
                      <w:marTop w:val="0"/>
                      <w:marBottom w:val="0"/>
                      <w:divBdr>
                        <w:top w:val="none" w:sz="0" w:space="0" w:color="auto"/>
                        <w:left w:val="none" w:sz="0" w:space="0" w:color="auto"/>
                        <w:bottom w:val="none" w:sz="0" w:space="0" w:color="auto"/>
                        <w:right w:val="none" w:sz="0" w:space="0" w:color="auto"/>
                      </w:divBdr>
                      <w:divsChild>
                        <w:div w:id="2106920995">
                          <w:marLeft w:val="0"/>
                          <w:marRight w:val="0"/>
                          <w:marTop w:val="0"/>
                          <w:marBottom w:val="0"/>
                          <w:divBdr>
                            <w:top w:val="none" w:sz="0" w:space="0" w:color="auto"/>
                            <w:left w:val="none" w:sz="0" w:space="0" w:color="auto"/>
                            <w:bottom w:val="none" w:sz="0" w:space="0" w:color="auto"/>
                            <w:right w:val="none" w:sz="0" w:space="0" w:color="auto"/>
                          </w:divBdr>
                          <w:divsChild>
                            <w:div w:id="2080781222">
                              <w:marLeft w:val="0"/>
                              <w:marRight w:val="0"/>
                              <w:marTop w:val="0"/>
                              <w:marBottom w:val="0"/>
                              <w:divBdr>
                                <w:top w:val="none" w:sz="0" w:space="0" w:color="auto"/>
                                <w:left w:val="none" w:sz="0" w:space="0" w:color="auto"/>
                                <w:bottom w:val="none" w:sz="0" w:space="0" w:color="auto"/>
                                <w:right w:val="none" w:sz="0" w:space="0" w:color="auto"/>
                              </w:divBdr>
                              <w:divsChild>
                                <w:div w:id="384988889">
                                  <w:marLeft w:val="0"/>
                                  <w:marRight w:val="0"/>
                                  <w:marTop w:val="0"/>
                                  <w:marBottom w:val="0"/>
                                  <w:divBdr>
                                    <w:top w:val="none" w:sz="0" w:space="0" w:color="auto"/>
                                    <w:left w:val="none" w:sz="0" w:space="0" w:color="auto"/>
                                    <w:bottom w:val="none" w:sz="0" w:space="0" w:color="auto"/>
                                    <w:right w:val="none" w:sz="0" w:space="0" w:color="auto"/>
                                  </w:divBdr>
                                </w:div>
                              </w:divsChild>
                            </w:div>
                            <w:div w:id="2079590951">
                              <w:marLeft w:val="0"/>
                              <w:marRight w:val="0"/>
                              <w:marTop w:val="0"/>
                              <w:marBottom w:val="0"/>
                              <w:divBdr>
                                <w:top w:val="none" w:sz="0" w:space="0" w:color="auto"/>
                                <w:left w:val="none" w:sz="0" w:space="0" w:color="auto"/>
                                <w:bottom w:val="none" w:sz="0" w:space="0" w:color="auto"/>
                                <w:right w:val="none" w:sz="0" w:space="0" w:color="auto"/>
                              </w:divBdr>
                            </w:div>
                          </w:divsChild>
                        </w:div>
                        <w:div w:id="1098141198">
                          <w:marLeft w:val="0"/>
                          <w:marRight w:val="0"/>
                          <w:marTop w:val="0"/>
                          <w:marBottom w:val="0"/>
                          <w:divBdr>
                            <w:top w:val="none" w:sz="0" w:space="0" w:color="auto"/>
                            <w:left w:val="none" w:sz="0" w:space="0" w:color="auto"/>
                            <w:bottom w:val="none" w:sz="0" w:space="0" w:color="auto"/>
                            <w:right w:val="none" w:sz="0" w:space="0" w:color="auto"/>
                          </w:divBdr>
                          <w:divsChild>
                            <w:div w:id="1379041054">
                              <w:marLeft w:val="0"/>
                              <w:marRight w:val="0"/>
                              <w:marTop w:val="0"/>
                              <w:marBottom w:val="0"/>
                              <w:divBdr>
                                <w:top w:val="none" w:sz="0" w:space="0" w:color="auto"/>
                                <w:left w:val="none" w:sz="0" w:space="0" w:color="auto"/>
                                <w:bottom w:val="none" w:sz="0" w:space="0" w:color="auto"/>
                                <w:right w:val="none" w:sz="0" w:space="0" w:color="auto"/>
                              </w:divBdr>
                              <w:divsChild>
                                <w:div w:id="438794911">
                                  <w:marLeft w:val="0"/>
                                  <w:marRight w:val="0"/>
                                  <w:marTop w:val="0"/>
                                  <w:marBottom w:val="0"/>
                                  <w:divBdr>
                                    <w:top w:val="none" w:sz="0" w:space="0" w:color="auto"/>
                                    <w:left w:val="none" w:sz="0" w:space="0" w:color="auto"/>
                                    <w:bottom w:val="none" w:sz="0" w:space="0" w:color="auto"/>
                                    <w:right w:val="none" w:sz="0" w:space="0" w:color="auto"/>
                                  </w:divBdr>
                                </w:div>
                              </w:divsChild>
                            </w:div>
                            <w:div w:id="1298341214">
                              <w:marLeft w:val="0"/>
                              <w:marRight w:val="0"/>
                              <w:marTop w:val="0"/>
                              <w:marBottom w:val="0"/>
                              <w:divBdr>
                                <w:top w:val="none" w:sz="0" w:space="0" w:color="auto"/>
                                <w:left w:val="none" w:sz="0" w:space="0" w:color="auto"/>
                                <w:bottom w:val="none" w:sz="0" w:space="0" w:color="auto"/>
                                <w:right w:val="none" w:sz="0" w:space="0" w:color="auto"/>
                              </w:divBdr>
                            </w:div>
                          </w:divsChild>
                        </w:div>
                        <w:div w:id="381057875">
                          <w:marLeft w:val="0"/>
                          <w:marRight w:val="0"/>
                          <w:marTop w:val="0"/>
                          <w:marBottom w:val="0"/>
                          <w:divBdr>
                            <w:top w:val="none" w:sz="0" w:space="0" w:color="auto"/>
                            <w:left w:val="none" w:sz="0" w:space="0" w:color="auto"/>
                            <w:bottom w:val="none" w:sz="0" w:space="0" w:color="auto"/>
                            <w:right w:val="none" w:sz="0" w:space="0" w:color="auto"/>
                          </w:divBdr>
                          <w:divsChild>
                            <w:div w:id="566191257">
                              <w:marLeft w:val="0"/>
                              <w:marRight w:val="0"/>
                              <w:marTop w:val="0"/>
                              <w:marBottom w:val="0"/>
                              <w:divBdr>
                                <w:top w:val="none" w:sz="0" w:space="0" w:color="auto"/>
                                <w:left w:val="none" w:sz="0" w:space="0" w:color="auto"/>
                                <w:bottom w:val="none" w:sz="0" w:space="0" w:color="auto"/>
                                <w:right w:val="none" w:sz="0" w:space="0" w:color="auto"/>
                              </w:divBdr>
                              <w:divsChild>
                                <w:div w:id="2144500452">
                                  <w:marLeft w:val="0"/>
                                  <w:marRight w:val="0"/>
                                  <w:marTop w:val="0"/>
                                  <w:marBottom w:val="0"/>
                                  <w:divBdr>
                                    <w:top w:val="none" w:sz="0" w:space="0" w:color="auto"/>
                                    <w:left w:val="none" w:sz="0" w:space="0" w:color="auto"/>
                                    <w:bottom w:val="none" w:sz="0" w:space="0" w:color="auto"/>
                                    <w:right w:val="none" w:sz="0" w:space="0" w:color="auto"/>
                                  </w:divBdr>
                                </w:div>
                              </w:divsChild>
                            </w:div>
                            <w:div w:id="2015572175">
                              <w:marLeft w:val="0"/>
                              <w:marRight w:val="0"/>
                              <w:marTop w:val="0"/>
                              <w:marBottom w:val="0"/>
                              <w:divBdr>
                                <w:top w:val="none" w:sz="0" w:space="0" w:color="auto"/>
                                <w:left w:val="none" w:sz="0" w:space="0" w:color="auto"/>
                                <w:bottom w:val="none" w:sz="0" w:space="0" w:color="auto"/>
                                <w:right w:val="none" w:sz="0" w:space="0" w:color="auto"/>
                              </w:divBdr>
                            </w:div>
                          </w:divsChild>
                        </w:div>
                        <w:div w:id="832768206">
                          <w:marLeft w:val="0"/>
                          <w:marRight w:val="0"/>
                          <w:marTop w:val="0"/>
                          <w:marBottom w:val="0"/>
                          <w:divBdr>
                            <w:top w:val="none" w:sz="0" w:space="0" w:color="auto"/>
                            <w:left w:val="none" w:sz="0" w:space="0" w:color="auto"/>
                            <w:bottom w:val="none" w:sz="0" w:space="0" w:color="auto"/>
                            <w:right w:val="none" w:sz="0" w:space="0" w:color="auto"/>
                          </w:divBdr>
                          <w:divsChild>
                            <w:div w:id="948779334">
                              <w:marLeft w:val="0"/>
                              <w:marRight w:val="0"/>
                              <w:marTop w:val="0"/>
                              <w:marBottom w:val="0"/>
                              <w:divBdr>
                                <w:top w:val="none" w:sz="0" w:space="0" w:color="auto"/>
                                <w:left w:val="none" w:sz="0" w:space="0" w:color="auto"/>
                                <w:bottom w:val="none" w:sz="0" w:space="0" w:color="auto"/>
                                <w:right w:val="none" w:sz="0" w:space="0" w:color="auto"/>
                              </w:divBdr>
                              <w:divsChild>
                                <w:div w:id="1169373306">
                                  <w:marLeft w:val="0"/>
                                  <w:marRight w:val="0"/>
                                  <w:marTop w:val="0"/>
                                  <w:marBottom w:val="0"/>
                                  <w:divBdr>
                                    <w:top w:val="none" w:sz="0" w:space="0" w:color="auto"/>
                                    <w:left w:val="none" w:sz="0" w:space="0" w:color="auto"/>
                                    <w:bottom w:val="none" w:sz="0" w:space="0" w:color="auto"/>
                                    <w:right w:val="none" w:sz="0" w:space="0" w:color="auto"/>
                                  </w:divBdr>
                                </w:div>
                              </w:divsChild>
                            </w:div>
                            <w:div w:id="1133717184">
                              <w:marLeft w:val="0"/>
                              <w:marRight w:val="0"/>
                              <w:marTop w:val="0"/>
                              <w:marBottom w:val="0"/>
                              <w:divBdr>
                                <w:top w:val="none" w:sz="0" w:space="0" w:color="auto"/>
                                <w:left w:val="none" w:sz="0" w:space="0" w:color="auto"/>
                                <w:bottom w:val="none" w:sz="0" w:space="0" w:color="auto"/>
                                <w:right w:val="none" w:sz="0" w:space="0" w:color="auto"/>
                              </w:divBdr>
                            </w:div>
                          </w:divsChild>
                        </w:div>
                        <w:div w:id="700278071">
                          <w:marLeft w:val="0"/>
                          <w:marRight w:val="0"/>
                          <w:marTop w:val="0"/>
                          <w:marBottom w:val="0"/>
                          <w:divBdr>
                            <w:top w:val="none" w:sz="0" w:space="0" w:color="auto"/>
                            <w:left w:val="none" w:sz="0" w:space="0" w:color="auto"/>
                            <w:bottom w:val="none" w:sz="0" w:space="0" w:color="auto"/>
                            <w:right w:val="none" w:sz="0" w:space="0" w:color="auto"/>
                          </w:divBdr>
                          <w:divsChild>
                            <w:div w:id="1328048734">
                              <w:marLeft w:val="0"/>
                              <w:marRight w:val="0"/>
                              <w:marTop w:val="0"/>
                              <w:marBottom w:val="0"/>
                              <w:divBdr>
                                <w:top w:val="none" w:sz="0" w:space="0" w:color="auto"/>
                                <w:left w:val="none" w:sz="0" w:space="0" w:color="auto"/>
                                <w:bottom w:val="none" w:sz="0" w:space="0" w:color="auto"/>
                                <w:right w:val="none" w:sz="0" w:space="0" w:color="auto"/>
                              </w:divBdr>
                              <w:divsChild>
                                <w:div w:id="1221673814">
                                  <w:marLeft w:val="0"/>
                                  <w:marRight w:val="0"/>
                                  <w:marTop w:val="0"/>
                                  <w:marBottom w:val="0"/>
                                  <w:divBdr>
                                    <w:top w:val="none" w:sz="0" w:space="0" w:color="auto"/>
                                    <w:left w:val="none" w:sz="0" w:space="0" w:color="auto"/>
                                    <w:bottom w:val="none" w:sz="0" w:space="0" w:color="auto"/>
                                    <w:right w:val="none" w:sz="0" w:space="0" w:color="auto"/>
                                  </w:divBdr>
                                </w:div>
                              </w:divsChild>
                            </w:div>
                            <w:div w:id="113980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740313">
          <w:marLeft w:val="0"/>
          <w:marRight w:val="0"/>
          <w:marTop w:val="0"/>
          <w:marBottom w:val="0"/>
          <w:divBdr>
            <w:top w:val="none" w:sz="0" w:space="0" w:color="auto"/>
            <w:left w:val="none" w:sz="0" w:space="0" w:color="auto"/>
            <w:bottom w:val="none" w:sz="0" w:space="0" w:color="auto"/>
            <w:right w:val="none" w:sz="0" w:space="0" w:color="auto"/>
          </w:divBdr>
          <w:divsChild>
            <w:div w:id="607667342">
              <w:marLeft w:val="0"/>
              <w:marRight w:val="0"/>
              <w:marTop w:val="0"/>
              <w:marBottom w:val="0"/>
              <w:divBdr>
                <w:top w:val="none" w:sz="0" w:space="0" w:color="auto"/>
                <w:left w:val="none" w:sz="0" w:space="0" w:color="auto"/>
                <w:bottom w:val="none" w:sz="0" w:space="0" w:color="auto"/>
                <w:right w:val="none" w:sz="0" w:space="0" w:color="auto"/>
              </w:divBdr>
              <w:divsChild>
                <w:div w:id="1700156953">
                  <w:marLeft w:val="0"/>
                  <w:marRight w:val="0"/>
                  <w:marTop w:val="0"/>
                  <w:marBottom w:val="0"/>
                  <w:divBdr>
                    <w:top w:val="none" w:sz="0" w:space="0" w:color="auto"/>
                    <w:left w:val="none" w:sz="0" w:space="0" w:color="auto"/>
                    <w:bottom w:val="none" w:sz="0" w:space="0" w:color="auto"/>
                    <w:right w:val="none" w:sz="0" w:space="0" w:color="auto"/>
                  </w:divBdr>
                  <w:divsChild>
                    <w:div w:id="49087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354280">
      <w:bodyDiv w:val="1"/>
      <w:marLeft w:val="0"/>
      <w:marRight w:val="0"/>
      <w:marTop w:val="0"/>
      <w:marBottom w:val="0"/>
      <w:divBdr>
        <w:top w:val="none" w:sz="0" w:space="0" w:color="auto"/>
        <w:left w:val="none" w:sz="0" w:space="0" w:color="auto"/>
        <w:bottom w:val="none" w:sz="0" w:space="0" w:color="auto"/>
        <w:right w:val="none" w:sz="0" w:space="0" w:color="auto"/>
      </w:divBdr>
      <w:divsChild>
        <w:div w:id="382945868">
          <w:marLeft w:val="0"/>
          <w:marRight w:val="0"/>
          <w:marTop w:val="0"/>
          <w:marBottom w:val="0"/>
          <w:divBdr>
            <w:top w:val="none" w:sz="0" w:space="0" w:color="auto"/>
            <w:left w:val="none" w:sz="0" w:space="0" w:color="auto"/>
            <w:bottom w:val="none" w:sz="0" w:space="0" w:color="auto"/>
            <w:right w:val="none" w:sz="0" w:space="0" w:color="auto"/>
          </w:divBdr>
          <w:divsChild>
            <w:div w:id="2013952915">
              <w:marLeft w:val="0"/>
              <w:marRight w:val="0"/>
              <w:marTop w:val="0"/>
              <w:marBottom w:val="0"/>
              <w:divBdr>
                <w:top w:val="none" w:sz="0" w:space="0" w:color="auto"/>
                <w:left w:val="none" w:sz="0" w:space="0" w:color="auto"/>
                <w:bottom w:val="none" w:sz="0" w:space="0" w:color="auto"/>
                <w:right w:val="none" w:sz="0" w:space="0" w:color="auto"/>
              </w:divBdr>
            </w:div>
            <w:div w:id="1879663660">
              <w:marLeft w:val="0"/>
              <w:marRight w:val="0"/>
              <w:marTop w:val="0"/>
              <w:marBottom w:val="0"/>
              <w:divBdr>
                <w:top w:val="none" w:sz="0" w:space="0" w:color="auto"/>
                <w:left w:val="none" w:sz="0" w:space="0" w:color="auto"/>
                <w:bottom w:val="none" w:sz="0" w:space="0" w:color="auto"/>
                <w:right w:val="none" w:sz="0" w:space="0" w:color="auto"/>
              </w:divBdr>
            </w:div>
            <w:div w:id="68575204">
              <w:marLeft w:val="0"/>
              <w:marRight w:val="0"/>
              <w:marTop w:val="0"/>
              <w:marBottom w:val="0"/>
              <w:divBdr>
                <w:top w:val="none" w:sz="0" w:space="0" w:color="auto"/>
                <w:left w:val="none" w:sz="0" w:space="0" w:color="auto"/>
                <w:bottom w:val="none" w:sz="0" w:space="0" w:color="auto"/>
                <w:right w:val="none" w:sz="0" w:space="0" w:color="auto"/>
              </w:divBdr>
            </w:div>
            <w:div w:id="1558053011">
              <w:marLeft w:val="0"/>
              <w:marRight w:val="0"/>
              <w:marTop w:val="0"/>
              <w:marBottom w:val="0"/>
              <w:divBdr>
                <w:top w:val="none" w:sz="0" w:space="0" w:color="auto"/>
                <w:left w:val="none" w:sz="0" w:space="0" w:color="auto"/>
                <w:bottom w:val="none" w:sz="0" w:space="0" w:color="auto"/>
                <w:right w:val="none" w:sz="0" w:space="0" w:color="auto"/>
              </w:divBdr>
            </w:div>
            <w:div w:id="2124377958">
              <w:marLeft w:val="0"/>
              <w:marRight w:val="0"/>
              <w:marTop w:val="0"/>
              <w:marBottom w:val="0"/>
              <w:divBdr>
                <w:top w:val="none" w:sz="0" w:space="0" w:color="auto"/>
                <w:left w:val="none" w:sz="0" w:space="0" w:color="auto"/>
                <w:bottom w:val="none" w:sz="0" w:space="0" w:color="auto"/>
                <w:right w:val="none" w:sz="0" w:space="0" w:color="auto"/>
              </w:divBdr>
            </w:div>
            <w:div w:id="945119200">
              <w:marLeft w:val="0"/>
              <w:marRight w:val="0"/>
              <w:marTop w:val="0"/>
              <w:marBottom w:val="0"/>
              <w:divBdr>
                <w:top w:val="none" w:sz="0" w:space="0" w:color="auto"/>
                <w:left w:val="none" w:sz="0" w:space="0" w:color="auto"/>
                <w:bottom w:val="none" w:sz="0" w:space="0" w:color="auto"/>
                <w:right w:val="none" w:sz="0" w:space="0" w:color="auto"/>
              </w:divBdr>
            </w:div>
            <w:div w:id="1113212736">
              <w:marLeft w:val="0"/>
              <w:marRight w:val="0"/>
              <w:marTop w:val="0"/>
              <w:marBottom w:val="0"/>
              <w:divBdr>
                <w:top w:val="none" w:sz="0" w:space="0" w:color="auto"/>
                <w:left w:val="none" w:sz="0" w:space="0" w:color="auto"/>
                <w:bottom w:val="none" w:sz="0" w:space="0" w:color="auto"/>
                <w:right w:val="none" w:sz="0" w:space="0" w:color="auto"/>
              </w:divBdr>
            </w:div>
            <w:div w:id="2027125796">
              <w:marLeft w:val="0"/>
              <w:marRight w:val="0"/>
              <w:marTop w:val="0"/>
              <w:marBottom w:val="0"/>
              <w:divBdr>
                <w:top w:val="none" w:sz="0" w:space="0" w:color="auto"/>
                <w:left w:val="none" w:sz="0" w:space="0" w:color="auto"/>
                <w:bottom w:val="none" w:sz="0" w:space="0" w:color="auto"/>
                <w:right w:val="none" w:sz="0" w:space="0" w:color="auto"/>
              </w:divBdr>
            </w:div>
            <w:div w:id="569771378">
              <w:marLeft w:val="0"/>
              <w:marRight w:val="0"/>
              <w:marTop w:val="0"/>
              <w:marBottom w:val="0"/>
              <w:divBdr>
                <w:top w:val="none" w:sz="0" w:space="0" w:color="auto"/>
                <w:left w:val="none" w:sz="0" w:space="0" w:color="auto"/>
                <w:bottom w:val="none" w:sz="0" w:space="0" w:color="auto"/>
                <w:right w:val="none" w:sz="0" w:space="0" w:color="auto"/>
              </w:divBdr>
            </w:div>
            <w:div w:id="2046053994">
              <w:marLeft w:val="0"/>
              <w:marRight w:val="0"/>
              <w:marTop w:val="0"/>
              <w:marBottom w:val="0"/>
              <w:divBdr>
                <w:top w:val="none" w:sz="0" w:space="0" w:color="auto"/>
                <w:left w:val="none" w:sz="0" w:space="0" w:color="auto"/>
                <w:bottom w:val="none" w:sz="0" w:space="0" w:color="auto"/>
                <w:right w:val="none" w:sz="0" w:space="0" w:color="auto"/>
              </w:divBdr>
            </w:div>
            <w:div w:id="1575431432">
              <w:marLeft w:val="0"/>
              <w:marRight w:val="0"/>
              <w:marTop w:val="0"/>
              <w:marBottom w:val="0"/>
              <w:divBdr>
                <w:top w:val="none" w:sz="0" w:space="0" w:color="auto"/>
                <w:left w:val="none" w:sz="0" w:space="0" w:color="auto"/>
                <w:bottom w:val="none" w:sz="0" w:space="0" w:color="auto"/>
                <w:right w:val="none" w:sz="0" w:space="0" w:color="auto"/>
              </w:divBdr>
            </w:div>
            <w:div w:id="325287480">
              <w:marLeft w:val="0"/>
              <w:marRight w:val="0"/>
              <w:marTop w:val="0"/>
              <w:marBottom w:val="0"/>
              <w:divBdr>
                <w:top w:val="none" w:sz="0" w:space="0" w:color="auto"/>
                <w:left w:val="none" w:sz="0" w:space="0" w:color="auto"/>
                <w:bottom w:val="none" w:sz="0" w:space="0" w:color="auto"/>
                <w:right w:val="none" w:sz="0" w:space="0" w:color="auto"/>
              </w:divBdr>
            </w:div>
            <w:div w:id="1248266836">
              <w:marLeft w:val="0"/>
              <w:marRight w:val="0"/>
              <w:marTop w:val="0"/>
              <w:marBottom w:val="0"/>
              <w:divBdr>
                <w:top w:val="none" w:sz="0" w:space="0" w:color="auto"/>
                <w:left w:val="none" w:sz="0" w:space="0" w:color="auto"/>
                <w:bottom w:val="none" w:sz="0" w:space="0" w:color="auto"/>
                <w:right w:val="none" w:sz="0" w:space="0" w:color="auto"/>
              </w:divBdr>
            </w:div>
            <w:div w:id="947540318">
              <w:marLeft w:val="0"/>
              <w:marRight w:val="0"/>
              <w:marTop w:val="0"/>
              <w:marBottom w:val="0"/>
              <w:divBdr>
                <w:top w:val="none" w:sz="0" w:space="0" w:color="auto"/>
                <w:left w:val="none" w:sz="0" w:space="0" w:color="auto"/>
                <w:bottom w:val="none" w:sz="0" w:space="0" w:color="auto"/>
                <w:right w:val="none" w:sz="0" w:space="0" w:color="auto"/>
              </w:divBdr>
            </w:div>
            <w:div w:id="684095371">
              <w:marLeft w:val="0"/>
              <w:marRight w:val="0"/>
              <w:marTop w:val="0"/>
              <w:marBottom w:val="0"/>
              <w:divBdr>
                <w:top w:val="none" w:sz="0" w:space="0" w:color="auto"/>
                <w:left w:val="none" w:sz="0" w:space="0" w:color="auto"/>
                <w:bottom w:val="none" w:sz="0" w:space="0" w:color="auto"/>
                <w:right w:val="none" w:sz="0" w:space="0" w:color="auto"/>
              </w:divBdr>
            </w:div>
            <w:div w:id="806236852">
              <w:marLeft w:val="0"/>
              <w:marRight w:val="0"/>
              <w:marTop w:val="0"/>
              <w:marBottom w:val="0"/>
              <w:divBdr>
                <w:top w:val="none" w:sz="0" w:space="0" w:color="auto"/>
                <w:left w:val="none" w:sz="0" w:space="0" w:color="auto"/>
                <w:bottom w:val="none" w:sz="0" w:space="0" w:color="auto"/>
                <w:right w:val="none" w:sz="0" w:space="0" w:color="auto"/>
              </w:divBdr>
            </w:div>
            <w:div w:id="841117158">
              <w:marLeft w:val="0"/>
              <w:marRight w:val="0"/>
              <w:marTop w:val="0"/>
              <w:marBottom w:val="0"/>
              <w:divBdr>
                <w:top w:val="none" w:sz="0" w:space="0" w:color="auto"/>
                <w:left w:val="none" w:sz="0" w:space="0" w:color="auto"/>
                <w:bottom w:val="none" w:sz="0" w:space="0" w:color="auto"/>
                <w:right w:val="none" w:sz="0" w:space="0" w:color="auto"/>
              </w:divBdr>
            </w:div>
            <w:div w:id="1122113308">
              <w:marLeft w:val="0"/>
              <w:marRight w:val="0"/>
              <w:marTop w:val="0"/>
              <w:marBottom w:val="0"/>
              <w:divBdr>
                <w:top w:val="none" w:sz="0" w:space="0" w:color="auto"/>
                <w:left w:val="none" w:sz="0" w:space="0" w:color="auto"/>
                <w:bottom w:val="none" w:sz="0" w:space="0" w:color="auto"/>
                <w:right w:val="none" w:sz="0" w:space="0" w:color="auto"/>
              </w:divBdr>
            </w:div>
            <w:div w:id="458644699">
              <w:marLeft w:val="0"/>
              <w:marRight w:val="0"/>
              <w:marTop w:val="0"/>
              <w:marBottom w:val="0"/>
              <w:divBdr>
                <w:top w:val="none" w:sz="0" w:space="0" w:color="auto"/>
                <w:left w:val="none" w:sz="0" w:space="0" w:color="auto"/>
                <w:bottom w:val="none" w:sz="0" w:space="0" w:color="auto"/>
                <w:right w:val="none" w:sz="0" w:space="0" w:color="auto"/>
              </w:divBdr>
            </w:div>
            <w:div w:id="1870289799">
              <w:marLeft w:val="0"/>
              <w:marRight w:val="0"/>
              <w:marTop w:val="0"/>
              <w:marBottom w:val="0"/>
              <w:divBdr>
                <w:top w:val="none" w:sz="0" w:space="0" w:color="auto"/>
                <w:left w:val="none" w:sz="0" w:space="0" w:color="auto"/>
                <w:bottom w:val="none" w:sz="0" w:space="0" w:color="auto"/>
                <w:right w:val="none" w:sz="0" w:space="0" w:color="auto"/>
              </w:divBdr>
            </w:div>
            <w:div w:id="1914512622">
              <w:marLeft w:val="0"/>
              <w:marRight w:val="0"/>
              <w:marTop w:val="0"/>
              <w:marBottom w:val="0"/>
              <w:divBdr>
                <w:top w:val="none" w:sz="0" w:space="0" w:color="auto"/>
                <w:left w:val="none" w:sz="0" w:space="0" w:color="auto"/>
                <w:bottom w:val="none" w:sz="0" w:space="0" w:color="auto"/>
                <w:right w:val="none" w:sz="0" w:space="0" w:color="auto"/>
              </w:divBdr>
            </w:div>
            <w:div w:id="1283344540">
              <w:marLeft w:val="0"/>
              <w:marRight w:val="0"/>
              <w:marTop w:val="0"/>
              <w:marBottom w:val="0"/>
              <w:divBdr>
                <w:top w:val="none" w:sz="0" w:space="0" w:color="auto"/>
                <w:left w:val="none" w:sz="0" w:space="0" w:color="auto"/>
                <w:bottom w:val="none" w:sz="0" w:space="0" w:color="auto"/>
                <w:right w:val="none" w:sz="0" w:space="0" w:color="auto"/>
              </w:divBdr>
            </w:div>
            <w:div w:id="409667551">
              <w:marLeft w:val="0"/>
              <w:marRight w:val="0"/>
              <w:marTop w:val="0"/>
              <w:marBottom w:val="0"/>
              <w:divBdr>
                <w:top w:val="none" w:sz="0" w:space="0" w:color="auto"/>
                <w:left w:val="none" w:sz="0" w:space="0" w:color="auto"/>
                <w:bottom w:val="none" w:sz="0" w:space="0" w:color="auto"/>
                <w:right w:val="none" w:sz="0" w:space="0" w:color="auto"/>
              </w:divBdr>
            </w:div>
            <w:div w:id="232201673">
              <w:marLeft w:val="0"/>
              <w:marRight w:val="0"/>
              <w:marTop w:val="0"/>
              <w:marBottom w:val="0"/>
              <w:divBdr>
                <w:top w:val="none" w:sz="0" w:space="0" w:color="auto"/>
                <w:left w:val="none" w:sz="0" w:space="0" w:color="auto"/>
                <w:bottom w:val="none" w:sz="0" w:space="0" w:color="auto"/>
                <w:right w:val="none" w:sz="0" w:space="0" w:color="auto"/>
              </w:divBdr>
            </w:div>
            <w:div w:id="974530570">
              <w:marLeft w:val="0"/>
              <w:marRight w:val="0"/>
              <w:marTop w:val="0"/>
              <w:marBottom w:val="0"/>
              <w:divBdr>
                <w:top w:val="none" w:sz="0" w:space="0" w:color="auto"/>
                <w:left w:val="none" w:sz="0" w:space="0" w:color="auto"/>
                <w:bottom w:val="none" w:sz="0" w:space="0" w:color="auto"/>
                <w:right w:val="none" w:sz="0" w:space="0" w:color="auto"/>
              </w:divBdr>
            </w:div>
            <w:div w:id="606155569">
              <w:marLeft w:val="0"/>
              <w:marRight w:val="0"/>
              <w:marTop w:val="0"/>
              <w:marBottom w:val="0"/>
              <w:divBdr>
                <w:top w:val="none" w:sz="0" w:space="0" w:color="auto"/>
                <w:left w:val="none" w:sz="0" w:space="0" w:color="auto"/>
                <w:bottom w:val="none" w:sz="0" w:space="0" w:color="auto"/>
                <w:right w:val="none" w:sz="0" w:space="0" w:color="auto"/>
              </w:divBdr>
            </w:div>
            <w:div w:id="1836995316">
              <w:marLeft w:val="0"/>
              <w:marRight w:val="0"/>
              <w:marTop w:val="0"/>
              <w:marBottom w:val="0"/>
              <w:divBdr>
                <w:top w:val="none" w:sz="0" w:space="0" w:color="auto"/>
                <w:left w:val="none" w:sz="0" w:space="0" w:color="auto"/>
                <w:bottom w:val="none" w:sz="0" w:space="0" w:color="auto"/>
                <w:right w:val="none" w:sz="0" w:space="0" w:color="auto"/>
              </w:divBdr>
            </w:div>
            <w:div w:id="2078623167">
              <w:marLeft w:val="0"/>
              <w:marRight w:val="0"/>
              <w:marTop w:val="0"/>
              <w:marBottom w:val="0"/>
              <w:divBdr>
                <w:top w:val="none" w:sz="0" w:space="0" w:color="auto"/>
                <w:left w:val="none" w:sz="0" w:space="0" w:color="auto"/>
                <w:bottom w:val="none" w:sz="0" w:space="0" w:color="auto"/>
                <w:right w:val="none" w:sz="0" w:space="0" w:color="auto"/>
              </w:divBdr>
            </w:div>
            <w:div w:id="1149785751">
              <w:marLeft w:val="0"/>
              <w:marRight w:val="0"/>
              <w:marTop w:val="0"/>
              <w:marBottom w:val="0"/>
              <w:divBdr>
                <w:top w:val="none" w:sz="0" w:space="0" w:color="auto"/>
                <w:left w:val="none" w:sz="0" w:space="0" w:color="auto"/>
                <w:bottom w:val="none" w:sz="0" w:space="0" w:color="auto"/>
                <w:right w:val="none" w:sz="0" w:space="0" w:color="auto"/>
              </w:divBdr>
            </w:div>
            <w:div w:id="2017462641">
              <w:marLeft w:val="0"/>
              <w:marRight w:val="0"/>
              <w:marTop w:val="0"/>
              <w:marBottom w:val="0"/>
              <w:divBdr>
                <w:top w:val="none" w:sz="0" w:space="0" w:color="auto"/>
                <w:left w:val="none" w:sz="0" w:space="0" w:color="auto"/>
                <w:bottom w:val="none" w:sz="0" w:space="0" w:color="auto"/>
                <w:right w:val="none" w:sz="0" w:space="0" w:color="auto"/>
              </w:divBdr>
            </w:div>
            <w:div w:id="1226793676">
              <w:marLeft w:val="0"/>
              <w:marRight w:val="0"/>
              <w:marTop w:val="0"/>
              <w:marBottom w:val="0"/>
              <w:divBdr>
                <w:top w:val="none" w:sz="0" w:space="0" w:color="auto"/>
                <w:left w:val="none" w:sz="0" w:space="0" w:color="auto"/>
                <w:bottom w:val="none" w:sz="0" w:space="0" w:color="auto"/>
                <w:right w:val="none" w:sz="0" w:space="0" w:color="auto"/>
              </w:divBdr>
            </w:div>
            <w:div w:id="1055618804">
              <w:marLeft w:val="0"/>
              <w:marRight w:val="0"/>
              <w:marTop w:val="0"/>
              <w:marBottom w:val="0"/>
              <w:divBdr>
                <w:top w:val="none" w:sz="0" w:space="0" w:color="auto"/>
                <w:left w:val="none" w:sz="0" w:space="0" w:color="auto"/>
                <w:bottom w:val="none" w:sz="0" w:space="0" w:color="auto"/>
                <w:right w:val="none" w:sz="0" w:space="0" w:color="auto"/>
              </w:divBdr>
            </w:div>
            <w:div w:id="702679720">
              <w:marLeft w:val="0"/>
              <w:marRight w:val="0"/>
              <w:marTop w:val="0"/>
              <w:marBottom w:val="0"/>
              <w:divBdr>
                <w:top w:val="none" w:sz="0" w:space="0" w:color="auto"/>
                <w:left w:val="none" w:sz="0" w:space="0" w:color="auto"/>
                <w:bottom w:val="none" w:sz="0" w:space="0" w:color="auto"/>
                <w:right w:val="none" w:sz="0" w:space="0" w:color="auto"/>
              </w:divBdr>
            </w:div>
            <w:div w:id="1254314737">
              <w:marLeft w:val="0"/>
              <w:marRight w:val="0"/>
              <w:marTop w:val="0"/>
              <w:marBottom w:val="0"/>
              <w:divBdr>
                <w:top w:val="none" w:sz="0" w:space="0" w:color="auto"/>
                <w:left w:val="none" w:sz="0" w:space="0" w:color="auto"/>
                <w:bottom w:val="none" w:sz="0" w:space="0" w:color="auto"/>
                <w:right w:val="none" w:sz="0" w:space="0" w:color="auto"/>
              </w:divBdr>
            </w:div>
            <w:div w:id="18775735">
              <w:marLeft w:val="0"/>
              <w:marRight w:val="0"/>
              <w:marTop w:val="0"/>
              <w:marBottom w:val="0"/>
              <w:divBdr>
                <w:top w:val="none" w:sz="0" w:space="0" w:color="auto"/>
                <w:left w:val="none" w:sz="0" w:space="0" w:color="auto"/>
                <w:bottom w:val="none" w:sz="0" w:space="0" w:color="auto"/>
                <w:right w:val="none" w:sz="0" w:space="0" w:color="auto"/>
              </w:divBdr>
            </w:div>
            <w:div w:id="1633243786">
              <w:marLeft w:val="0"/>
              <w:marRight w:val="0"/>
              <w:marTop w:val="0"/>
              <w:marBottom w:val="0"/>
              <w:divBdr>
                <w:top w:val="none" w:sz="0" w:space="0" w:color="auto"/>
                <w:left w:val="none" w:sz="0" w:space="0" w:color="auto"/>
                <w:bottom w:val="none" w:sz="0" w:space="0" w:color="auto"/>
                <w:right w:val="none" w:sz="0" w:space="0" w:color="auto"/>
              </w:divBdr>
            </w:div>
            <w:div w:id="438987509">
              <w:marLeft w:val="0"/>
              <w:marRight w:val="0"/>
              <w:marTop w:val="0"/>
              <w:marBottom w:val="0"/>
              <w:divBdr>
                <w:top w:val="none" w:sz="0" w:space="0" w:color="auto"/>
                <w:left w:val="none" w:sz="0" w:space="0" w:color="auto"/>
                <w:bottom w:val="none" w:sz="0" w:space="0" w:color="auto"/>
                <w:right w:val="none" w:sz="0" w:space="0" w:color="auto"/>
              </w:divBdr>
            </w:div>
            <w:div w:id="1439256610">
              <w:marLeft w:val="0"/>
              <w:marRight w:val="0"/>
              <w:marTop w:val="0"/>
              <w:marBottom w:val="0"/>
              <w:divBdr>
                <w:top w:val="none" w:sz="0" w:space="0" w:color="auto"/>
                <w:left w:val="none" w:sz="0" w:space="0" w:color="auto"/>
                <w:bottom w:val="none" w:sz="0" w:space="0" w:color="auto"/>
                <w:right w:val="none" w:sz="0" w:space="0" w:color="auto"/>
              </w:divBdr>
            </w:div>
            <w:div w:id="1120880900">
              <w:marLeft w:val="0"/>
              <w:marRight w:val="0"/>
              <w:marTop w:val="0"/>
              <w:marBottom w:val="0"/>
              <w:divBdr>
                <w:top w:val="none" w:sz="0" w:space="0" w:color="auto"/>
                <w:left w:val="none" w:sz="0" w:space="0" w:color="auto"/>
                <w:bottom w:val="none" w:sz="0" w:space="0" w:color="auto"/>
                <w:right w:val="none" w:sz="0" w:space="0" w:color="auto"/>
              </w:divBdr>
            </w:div>
            <w:div w:id="955141717">
              <w:marLeft w:val="0"/>
              <w:marRight w:val="0"/>
              <w:marTop w:val="0"/>
              <w:marBottom w:val="0"/>
              <w:divBdr>
                <w:top w:val="none" w:sz="0" w:space="0" w:color="auto"/>
                <w:left w:val="none" w:sz="0" w:space="0" w:color="auto"/>
                <w:bottom w:val="none" w:sz="0" w:space="0" w:color="auto"/>
                <w:right w:val="none" w:sz="0" w:space="0" w:color="auto"/>
              </w:divBdr>
            </w:div>
            <w:div w:id="778722768">
              <w:marLeft w:val="0"/>
              <w:marRight w:val="0"/>
              <w:marTop w:val="0"/>
              <w:marBottom w:val="0"/>
              <w:divBdr>
                <w:top w:val="none" w:sz="0" w:space="0" w:color="auto"/>
                <w:left w:val="none" w:sz="0" w:space="0" w:color="auto"/>
                <w:bottom w:val="none" w:sz="0" w:space="0" w:color="auto"/>
                <w:right w:val="none" w:sz="0" w:space="0" w:color="auto"/>
              </w:divBdr>
            </w:div>
            <w:div w:id="463621359">
              <w:marLeft w:val="0"/>
              <w:marRight w:val="0"/>
              <w:marTop w:val="0"/>
              <w:marBottom w:val="0"/>
              <w:divBdr>
                <w:top w:val="none" w:sz="0" w:space="0" w:color="auto"/>
                <w:left w:val="none" w:sz="0" w:space="0" w:color="auto"/>
                <w:bottom w:val="none" w:sz="0" w:space="0" w:color="auto"/>
                <w:right w:val="none" w:sz="0" w:space="0" w:color="auto"/>
              </w:divBdr>
            </w:div>
            <w:div w:id="28576334">
              <w:marLeft w:val="0"/>
              <w:marRight w:val="0"/>
              <w:marTop w:val="0"/>
              <w:marBottom w:val="0"/>
              <w:divBdr>
                <w:top w:val="none" w:sz="0" w:space="0" w:color="auto"/>
                <w:left w:val="none" w:sz="0" w:space="0" w:color="auto"/>
                <w:bottom w:val="none" w:sz="0" w:space="0" w:color="auto"/>
                <w:right w:val="none" w:sz="0" w:space="0" w:color="auto"/>
              </w:divBdr>
            </w:div>
            <w:div w:id="1636836197">
              <w:marLeft w:val="0"/>
              <w:marRight w:val="0"/>
              <w:marTop w:val="0"/>
              <w:marBottom w:val="0"/>
              <w:divBdr>
                <w:top w:val="none" w:sz="0" w:space="0" w:color="auto"/>
                <w:left w:val="none" w:sz="0" w:space="0" w:color="auto"/>
                <w:bottom w:val="none" w:sz="0" w:space="0" w:color="auto"/>
                <w:right w:val="none" w:sz="0" w:space="0" w:color="auto"/>
              </w:divBdr>
            </w:div>
            <w:div w:id="1758792577">
              <w:marLeft w:val="0"/>
              <w:marRight w:val="0"/>
              <w:marTop w:val="0"/>
              <w:marBottom w:val="0"/>
              <w:divBdr>
                <w:top w:val="none" w:sz="0" w:space="0" w:color="auto"/>
                <w:left w:val="none" w:sz="0" w:space="0" w:color="auto"/>
                <w:bottom w:val="none" w:sz="0" w:space="0" w:color="auto"/>
                <w:right w:val="none" w:sz="0" w:space="0" w:color="auto"/>
              </w:divBdr>
            </w:div>
            <w:div w:id="1651517545">
              <w:marLeft w:val="0"/>
              <w:marRight w:val="0"/>
              <w:marTop w:val="0"/>
              <w:marBottom w:val="0"/>
              <w:divBdr>
                <w:top w:val="none" w:sz="0" w:space="0" w:color="auto"/>
                <w:left w:val="none" w:sz="0" w:space="0" w:color="auto"/>
                <w:bottom w:val="none" w:sz="0" w:space="0" w:color="auto"/>
                <w:right w:val="none" w:sz="0" w:space="0" w:color="auto"/>
              </w:divBdr>
            </w:div>
            <w:div w:id="1289511028">
              <w:marLeft w:val="0"/>
              <w:marRight w:val="0"/>
              <w:marTop w:val="0"/>
              <w:marBottom w:val="0"/>
              <w:divBdr>
                <w:top w:val="none" w:sz="0" w:space="0" w:color="auto"/>
                <w:left w:val="none" w:sz="0" w:space="0" w:color="auto"/>
                <w:bottom w:val="none" w:sz="0" w:space="0" w:color="auto"/>
                <w:right w:val="none" w:sz="0" w:space="0" w:color="auto"/>
              </w:divBdr>
            </w:div>
            <w:div w:id="153688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43435">
      <w:bodyDiv w:val="1"/>
      <w:marLeft w:val="0"/>
      <w:marRight w:val="0"/>
      <w:marTop w:val="0"/>
      <w:marBottom w:val="0"/>
      <w:divBdr>
        <w:top w:val="none" w:sz="0" w:space="0" w:color="auto"/>
        <w:left w:val="none" w:sz="0" w:space="0" w:color="auto"/>
        <w:bottom w:val="none" w:sz="0" w:space="0" w:color="auto"/>
        <w:right w:val="none" w:sz="0" w:space="0" w:color="auto"/>
      </w:divBdr>
    </w:div>
    <w:div w:id="1836608109">
      <w:bodyDiv w:val="1"/>
      <w:marLeft w:val="0"/>
      <w:marRight w:val="0"/>
      <w:marTop w:val="0"/>
      <w:marBottom w:val="0"/>
      <w:divBdr>
        <w:top w:val="none" w:sz="0" w:space="0" w:color="auto"/>
        <w:left w:val="none" w:sz="0" w:space="0" w:color="auto"/>
        <w:bottom w:val="none" w:sz="0" w:space="0" w:color="auto"/>
        <w:right w:val="none" w:sz="0" w:space="0" w:color="auto"/>
      </w:divBdr>
      <w:divsChild>
        <w:div w:id="1853912936">
          <w:marLeft w:val="0"/>
          <w:marRight w:val="0"/>
          <w:marTop w:val="0"/>
          <w:marBottom w:val="0"/>
          <w:divBdr>
            <w:top w:val="none" w:sz="0" w:space="0" w:color="auto"/>
            <w:left w:val="none" w:sz="0" w:space="0" w:color="auto"/>
            <w:bottom w:val="none" w:sz="0" w:space="0" w:color="auto"/>
            <w:right w:val="none" w:sz="0" w:space="0" w:color="auto"/>
          </w:divBdr>
          <w:divsChild>
            <w:div w:id="2065787078">
              <w:marLeft w:val="0"/>
              <w:marRight w:val="0"/>
              <w:marTop w:val="0"/>
              <w:marBottom w:val="0"/>
              <w:divBdr>
                <w:top w:val="none" w:sz="0" w:space="0" w:color="auto"/>
                <w:left w:val="none" w:sz="0" w:space="0" w:color="auto"/>
                <w:bottom w:val="none" w:sz="0" w:space="0" w:color="auto"/>
                <w:right w:val="none" w:sz="0" w:space="0" w:color="auto"/>
              </w:divBdr>
            </w:div>
            <w:div w:id="434133595">
              <w:marLeft w:val="0"/>
              <w:marRight w:val="0"/>
              <w:marTop w:val="0"/>
              <w:marBottom w:val="0"/>
              <w:divBdr>
                <w:top w:val="none" w:sz="0" w:space="0" w:color="auto"/>
                <w:left w:val="none" w:sz="0" w:space="0" w:color="auto"/>
                <w:bottom w:val="none" w:sz="0" w:space="0" w:color="auto"/>
                <w:right w:val="none" w:sz="0" w:space="0" w:color="auto"/>
              </w:divBdr>
            </w:div>
            <w:div w:id="2003310160">
              <w:marLeft w:val="0"/>
              <w:marRight w:val="0"/>
              <w:marTop w:val="0"/>
              <w:marBottom w:val="0"/>
              <w:divBdr>
                <w:top w:val="none" w:sz="0" w:space="0" w:color="auto"/>
                <w:left w:val="none" w:sz="0" w:space="0" w:color="auto"/>
                <w:bottom w:val="none" w:sz="0" w:space="0" w:color="auto"/>
                <w:right w:val="none" w:sz="0" w:space="0" w:color="auto"/>
              </w:divBdr>
            </w:div>
            <w:div w:id="237403053">
              <w:marLeft w:val="0"/>
              <w:marRight w:val="0"/>
              <w:marTop w:val="0"/>
              <w:marBottom w:val="0"/>
              <w:divBdr>
                <w:top w:val="none" w:sz="0" w:space="0" w:color="auto"/>
                <w:left w:val="none" w:sz="0" w:space="0" w:color="auto"/>
                <w:bottom w:val="none" w:sz="0" w:space="0" w:color="auto"/>
                <w:right w:val="none" w:sz="0" w:space="0" w:color="auto"/>
              </w:divBdr>
            </w:div>
            <w:div w:id="1436244018">
              <w:marLeft w:val="0"/>
              <w:marRight w:val="0"/>
              <w:marTop w:val="0"/>
              <w:marBottom w:val="0"/>
              <w:divBdr>
                <w:top w:val="none" w:sz="0" w:space="0" w:color="auto"/>
                <w:left w:val="none" w:sz="0" w:space="0" w:color="auto"/>
                <w:bottom w:val="none" w:sz="0" w:space="0" w:color="auto"/>
                <w:right w:val="none" w:sz="0" w:space="0" w:color="auto"/>
              </w:divBdr>
            </w:div>
            <w:div w:id="154731451">
              <w:marLeft w:val="0"/>
              <w:marRight w:val="0"/>
              <w:marTop w:val="0"/>
              <w:marBottom w:val="0"/>
              <w:divBdr>
                <w:top w:val="none" w:sz="0" w:space="0" w:color="auto"/>
                <w:left w:val="none" w:sz="0" w:space="0" w:color="auto"/>
                <w:bottom w:val="none" w:sz="0" w:space="0" w:color="auto"/>
                <w:right w:val="none" w:sz="0" w:space="0" w:color="auto"/>
              </w:divBdr>
            </w:div>
            <w:div w:id="778837311">
              <w:marLeft w:val="0"/>
              <w:marRight w:val="0"/>
              <w:marTop w:val="0"/>
              <w:marBottom w:val="0"/>
              <w:divBdr>
                <w:top w:val="none" w:sz="0" w:space="0" w:color="auto"/>
                <w:left w:val="none" w:sz="0" w:space="0" w:color="auto"/>
                <w:bottom w:val="none" w:sz="0" w:space="0" w:color="auto"/>
                <w:right w:val="none" w:sz="0" w:space="0" w:color="auto"/>
              </w:divBdr>
            </w:div>
            <w:div w:id="461578309">
              <w:marLeft w:val="0"/>
              <w:marRight w:val="0"/>
              <w:marTop w:val="0"/>
              <w:marBottom w:val="0"/>
              <w:divBdr>
                <w:top w:val="none" w:sz="0" w:space="0" w:color="auto"/>
                <w:left w:val="none" w:sz="0" w:space="0" w:color="auto"/>
                <w:bottom w:val="none" w:sz="0" w:space="0" w:color="auto"/>
                <w:right w:val="none" w:sz="0" w:space="0" w:color="auto"/>
              </w:divBdr>
            </w:div>
            <w:div w:id="438839581">
              <w:marLeft w:val="0"/>
              <w:marRight w:val="0"/>
              <w:marTop w:val="0"/>
              <w:marBottom w:val="0"/>
              <w:divBdr>
                <w:top w:val="none" w:sz="0" w:space="0" w:color="auto"/>
                <w:left w:val="none" w:sz="0" w:space="0" w:color="auto"/>
                <w:bottom w:val="none" w:sz="0" w:space="0" w:color="auto"/>
                <w:right w:val="none" w:sz="0" w:space="0" w:color="auto"/>
              </w:divBdr>
            </w:div>
            <w:div w:id="1686243594">
              <w:marLeft w:val="0"/>
              <w:marRight w:val="0"/>
              <w:marTop w:val="0"/>
              <w:marBottom w:val="0"/>
              <w:divBdr>
                <w:top w:val="none" w:sz="0" w:space="0" w:color="auto"/>
                <w:left w:val="none" w:sz="0" w:space="0" w:color="auto"/>
                <w:bottom w:val="none" w:sz="0" w:space="0" w:color="auto"/>
                <w:right w:val="none" w:sz="0" w:space="0" w:color="auto"/>
              </w:divBdr>
            </w:div>
            <w:div w:id="1197356415">
              <w:marLeft w:val="0"/>
              <w:marRight w:val="0"/>
              <w:marTop w:val="0"/>
              <w:marBottom w:val="0"/>
              <w:divBdr>
                <w:top w:val="none" w:sz="0" w:space="0" w:color="auto"/>
                <w:left w:val="none" w:sz="0" w:space="0" w:color="auto"/>
                <w:bottom w:val="none" w:sz="0" w:space="0" w:color="auto"/>
                <w:right w:val="none" w:sz="0" w:space="0" w:color="auto"/>
              </w:divBdr>
            </w:div>
            <w:div w:id="1668482878">
              <w:marLeft w:val="0"/>
              <w:marRight w:val="0"/>
              <w:marTop w:val="0"/>
              <w:marBottom w:val="0"/>
              <w:divBdr>
                <w:top w:val="none" w:sz="0" w:space="0" w:color="auto"/>
                <w:left w:val="none" w:sz="0" w:space="0" w:color="auto"/>
                <w:bottom w:val="none" w:sz="0" w:space="0" w:color="auto"/>
                <w:right w:val="none" w:sz="0" w:space="0" w:color="auto"/>
              </w:divBdr>
            </w:div>
            <w:div w:id="1642730239">
              <w:marLeft w:val="0"/>
              <w:marRight w:val="0"/>
              <w:marTop w:val="0"/>
              <w:marBottom w:val="0"/>
              <w:divBdr>
                <w:top w:val="none" w:sz="0" w:space="0" w:color="auto"/>
                <w:left w:val="none" w:sz="0" w:space="0" w:color="auto"/>
                <w:bottom w:val="none" w:sz="0" w:space="0" w:color="auto"/>
                <w:right w:val="none" w:sz="0" w:space="0" w:color="auto"/>
              </w:divBdr>
            </w:div>
            <w:div w:id="1223834994">
              <w:marLeft w:val="0"/>
              <w:marRight w:val="0"/>
              <w:marTop w:val="0"/>
              <w:marBottom w:val="0"/>
              <w:divBdr>
                <w:top w:val="none" w:sz="0" w:space="0" w:color="auto"/>
                <w:left w:val="none" w:sz="0" w:space="0" w:color="auto"/>
                <w:bottom w:val="none" w:sz="0" w:space="0" w:color="auto"/>
                <w:right w:val="none" w:sz="0" w:space="0" w:color="auto"/>
              </w:divBdr>
            </w:div>
            <w:div w:id="1734042584">
              <w:marLeft w:val="0"/>
              <w:marRight w:val="0"/>
              <w:marTop w:val="0"/>
              <w:marBottom w:val="0"/>
              <w:divBdr>
                <w:top w:val="none" w:sz="0" w:space="0" w:color="auto"/>
                <w:left w:val="none" w:sz="0" w:space="0" w:color="auto"/>
                <w:bottom w:val="none" w:sz="0" w:space="0" w:color="auto"/>
                <w:right w:val="none" w:sz="0" w:space="0" w:color="auto"/>
              </w:divBdr>
            </w:div>
            <w:div w:id="1859390143">
              <w:marLeft w:val="0"/>
              <w:marRight w:val="0"/>
              <w:marTop w:val="0"/>
              <w:marBottom w:val="0"/>
              <w:divBdr>
                <w:top w:val="none" w:sz="0" w:space="0" w:color="auto"/>
                <w:left w:val="none" w:sz="0" w:space="0" w:color="auto"/>
                <w:bottom w:val="none" w:sz="0" w:space="0" w:color="auto"/>
                <w:right w:val="none" w:sz="0" w:space="0" w:color="auto"/>
              </w:divBdr>
            </w:div>
            <w:div w:id="1533883598">
              <w:marLeft w:val="0"/>
              <w:marRight w:val="0"/>
              <w:marTop w:val="0"/>
              <w:marBottom w:val="0"/>
              <w:divBdr>
                <w:top w:val="none" w:sz="0" w:space="0" w:color="auto"/>
                <w:left w:val="none" w:sz="0" w:space="0" w:color="auto"/>
                <w:bottom w:val="none" w:sz="0" w:space="0" w:color="auto"/>
                <w:right w:val="none" w:sz="0" w:space="0" w:color="auto"/>
              </w:divBdr>
            </w:div>
            <w:div w:id="1738628700">
              <w:marLeft w:val="0"/>
              <w:marRight w:val="0"/>
              <w:marTop w:val="0"/>
              <w:marBottom w:val="0"/>
              <w:divBdr>
                <w:top w:val="none" w:sz="0" w:space="0" w:color="auto"/>
                <w:left w:val="none" w:sz="0" w:space="0" w:color="auto"/>
                <w:bottom w:val="none" w:sz="0" w:space="0" w:color="auto"/>
                <w:right w:val="none" w:sz="0" w:space="0" w:color="auto"/>
              </w:divBdr>
            </w:div>
            <w:div w:id="316695047">
              <w:marLeft w:val="0"/>
              <w:marRight w:val="0"/>
              <w:marTop w:val="0"/>
              <w:marBottom w:val="0"/>
              <w:divBdr>
                <w:top w:val="none" w:sz="0" w:space="0" w:color="auto"/>
                <w:left w:val="none" w:sz="0" w:space="0" w:color="auto"/>
                <w:bottom w:val="none" w:sz="0" w:space="0" w:color="auto"/>
                <w:right w:val="none" w:sz="0" w:space="0" w:color="auto"/>
              </w:divBdr>
            </w:div>
            <w:div w:id="1444884080">
              <w:marLeft w:val="0"/>
              <w:marRight w:val="0"/>
              <w:marTop w:val="0"/>
              <w:marBottom w:val="0"/>
              <w:divBdr>
                <w:top w:val="none" w:sz="0" w:space="0" w:color="auto"/>
                <w:left w:val="none" w:sz="0" w:space="0" w:color="auto"/>
                <w:bottom w:val="none" w:sz="0" w:space="0" w:color="auto"/>
                <w:right w:val="none" w:sz="0" w:space="0" w:color="auto"/>
              </w:divBdr>
            </w:div>
            <w:div w:id="169418695">
              <w:marLeft w:val="0"/>
              <w:marRight w:val="0"/>
              <w:marTop w:val="0"/>
              <w:marBottom w:val="0"/>
              <w:divBdr>
                <w:top w:val="none" w:sz="0" w:space="0" w:color="auto"/>
                <w:left w:val="none" w:sz="0" w:space="0" w:color="auto"/>
                <w:bottom w:val="none" w:sz="0" w:space="0" w:color="auto"/>
                <w:right w:val="none" w:sz="0" w:space="0" w:color="auto"/>
              </w:divBdr>
            </w:div>
            <w:div w:id="743141284">
              <w:marLeft w:val="0"/>
              <w:marRight w:val="0"/>
              <w:marTop w:val="0"/>
              <w:marBottom w:val="0"/>
              <w:divBdr>
                <w:top w:val="none" w:sz="0" w:space="0" w:color="auto"/>
                <w:left w:val="none" w:sz="0" w:space="0" w:color="auto"/>
                <w:bottom w:val="none" w:sz="0" w:space="0" w:color="auto"/>
                <w:right w:val="none" w:sz="0" w:space="0" w:color="auto"/>
              </w:divBdr>
            </w:div>
            <w:div w:id="20782510">
              <w:marLeft w:val="0"/>
              <w:marRight w:val="0"/>
              <w:marTop w:val="0"/>
              <w:marBottom w:val="0"/>
              <w:divBdr>
                <w:top w:val="none" w:sz="0" w:space="0" w:color="auto"/>
                <w:left w:val="none" w:sz="0" w:space="0" w:color="auto"/>
                <w:bottom w:val="none" w:sz="0" w:space="0" w:color="auto"/>
                <w:right w:val="none" w:sz="0" w:space="0" w:color="auto"/>
              </w:divBdr>
            </w:div>
            <w:div w:id="699672918">
              <w:marLeft w:val="0"/>
              <w:marRight w:val="0"/>
              <w:marTop w:val="0"/>
              <w:marBottom w:val="0"/>
              <w:divBdr>
                <w:top w:val="none" w:sz="0" w:space="0" w:color="auto"/>
                <w:left w:val="none" w:sz="0" w:space="0" w:color="auto"/>
                <w:bottom w:val="none" w:sz="0" w:space="0" w:color="auto"/>
                <w:right w:val="none" w:sz="0" w:space="0" w:color="auto"/>
              </w:divBdr>
            </w:div>
            <w:div w:id="1702972652">
              <w:marLeft w:val="0"/>
              <w:marRight w:val="0"/>
              <w:marTop w:val="0"/>
              <w:marBottom w:val="0"/>
              <w:divBdr>
                <w:top w:val="none" w:sz="0" w:space="0" w:color="auto"/>
                <w:left w:val="none" w:sz="0" w:space="0" w:color="auto"/>
                <w:bottom w:val="none" w:sz="0" w:space="0" w:color="auto"/>
                <w:right w:val="none" w:sz="0" w:space="0" w:color="auto"/>
              </w:divBdr>
            </w:div>
            <w:div w:id="449784046">
              <w:marLeft w:val="0"/>
              <w:marRight w:val="0"/>
              <w:marTop w:val="0"/>
              <w:marBottom w:val="0"/>
              <w:divBdr>
                <w:top w:val="none" w:sz="0" w:space="0" w:color="auto"/>
                <w:left w:val="none" w:sz="0" w:space="0" w:color="auto"/>
                <w:bottom w:val="none" w:sz="0" w:space="0" w:color="auto"/>
                <w:right w:val="none" w:sz="0" w:space="0" w:color="auto"/>
              </w:divBdr>
            </w:div>
            <w:div w:id="1450126974">
              <w:marLeft w:val="0"/>
              <w:marRight w:val="0"/>
              <w:marTop w:val="0"/>
              <w:marBottom w:val="0"/>
              <w:divBdr>
                <w:top w:val="none" w:sz="0" w:space="0" w:color="auto"/>
                <w:left w:val="none" w:sz="0" w:space="0" w:color="auto"/>
                <w:bottom w:val="none" w:sz="0" w:space="0" w:color="auto"/>
                <w:right w:val="none" w:sz="0" w:space="0" w:color="auto"/>
              </w:divBdr>
            </w:div>
            <w:div w:id="862135946">
              <w:marLeft w:val="0"/>
              <w:marRight w:val="0"/>
              <w:marTop w:val="0"/>
              <w:marBottom w:val="0"/>
              <w:divBdr>
                <w:top w:val="none" w:sz="0" w:space="0" w:color="auto"/>
                <w:left w:val="none" w:sz="0" w:space="0" w:color="auto"/>
                <w:bottom w:val="none" w:sz="0" w:space="0" w:color="auto"/>
                <w:right w:val="none" w:sz="0" w:space="0" w:color="auto"/>
              </w:divBdr>
            </w:div>
            <w:div w:id="132450399">
              <w:marLeft w:val="0"/>
              <w:marRight w:val="0"/>
              <w:marTop w:val="0"/>
              <w:marBottom w:val="0"/>
              <w:divBdr>
                <w:top w:val="none" w:sz="0" w:space="0" w:color="auto"/>
                <w:left w:val="none" w:sz="0" w:space="0" w:color="auto"/>
                <w:bottom w:val="none" w:sz="0" w:space="0" w:color="auto"/>
                <w:right w:val="none" w:sz="0" w:space="0" w:color="auto"/>
              </w:divBdr>
            </w:div>
            <w:div w:id="913782245">
              <w:marLeft w:val="0"/>
              <w:marRight w:val="0"/>
              <w:marTop w:val="0"/>
              <w:marBottom w:val="0"/>
              <w:divBdr>
                <w:top w:val="none" w:sz="0" w:space="0" w:color="auto"/>
                <w:left w:val="none" w:sz="0" w:space="0" w:color="auto"/>
                <w:bottom w:val="none" w:sz="0" w:space="0" w:color="auto"/>
                <w:right w:val="none" w:sz="0" w:space="0" w:color="auto"/>
              </w:divBdr>
            </w:div>
            <w:div w:id="629480596">
              <w:marLeft w:val="0"/>
              <w:marRight w:val="0"/>
              <w:marTop w:val="0"/>
              <w:marBottom w:val="0"/>
              <w:divBdr>
                <w:top w:val="none" w:sz="0" w:space="0" w:color="auto"/>
                <w:left w:val="none" w:sz="0" w:space="0" w:color="auto"/>
                <w:bottom w:val="none" w:sz="0" w:space="0" w:color="auto"/>
                <w:right w:val="none" w:sz="0" w:space="0" w:color="auto"/>
              </w:divBdr>
            </w:div>
            <w:div w:id="1471635973">
              <w:marLeft w:val="0"/>
              <w:marRight w:val="0"/>
              <w:marTop w:val="0"/>
              <w:marBottom w:val="0"/>
              <w:divBdr>
                <w:top w:val="none" w:sz="0" w:space="0" w:color="auto"/>
                <w:left w:val="none" w:sz="0" w:space="0" w:color="auto"/>
                <w:bottom w:val="none" w:sz="0" w:space="0" w:color="auto"/>
                <w:right w:val="none" w:sz="0" w:space="0" w:color="auto"/>
              </w:divBdr>
            </w:div>
            <w:div w:id="1990597076">
              <w:marLeft w:val="0"/>
              <w:marRight w:val="0"/>
              <w:marTop w:val="0"/>
              <w:marBottom w:val="0"/>
              <w:divBdr>
                <w:top w:val="none" w:sz="0" w:space="0" w:color="auto"/>
                <w:left w:val="none" w:sz="0" w:space="0" w:color="auto"/>
                <w:bottom w:val="none" w:sz="0" w:space="0" w:color="auto"/>
                <w:right w:val="none" w:sz="0" w:space="0" w:color="auto"/>
              </w:divBdr>
            </w:div>
            <w:div w:id="1985428560">
              <w:marLeft w:val="0"/>
              <w:marRight w:val="0"/>
              <w:marTop w:val="0"/>
              <w:marBottom w:val="0"/>
              <w:divBdr>
                <w:top w:val="none" w:sz="0" w:space="0" w:color="auto"/>
                <w:left w:val="none" w:sz="0" w:space="0" w:color="auto"/>
                <w:bottom w:val="none" w:sz="0" w:space="0" w:color="auto"/>
                <w:right w:val="none" w:sz="0" w:space="0" w:color="auto"/>
              </w:divBdr>
            </w:div>
            <w:div w:id="1901205097">
              <w:marLeft w:val="0"/>
              <w:marRight w:val="0"/>
              <w:marTop w:val="0"/>
              <w:marBottom w:val="0"/>
              <w:divBdr>
                <w:top w:val="none" w:sz="0" w:space="0" w:color="auto"/>
                <w:left w:val="none" w:sz="0" w:space="0" w:color="auto"/>
                <w:bottom w:val="none" w:sz="0" w:space="0" w:color="auto"/>
                <w:right w:val="none" w:sz="0" w:space="0" w:color="auto"/>
              </w:divBdr>
            </w:div>
            <w:div w:id="1350374350">
              <w:marLeft w:val="0"/>
              <w:marRight w:val="0"/>
              <w:marTop w:val="0"/>
              <w:marBottom w:val="0"/>
              <w:divBdr>
                <w:top w:val="none" w:sz="0" w:space="0" w:color="auto"/>
                <w:left w:val="none" w:sz="0" w:space="0" w:color="auto"/>
                <w:bottom w:val="none" w:sz="0" w:space="0" w:color="auto"/>
                <w:right w:val="none" w:sz="0" w:space="0" w:color="auto"/>
              </w:divBdr>
            </w:div>
            <w:div w:id="1237548123">
              <w:marLeft w:val="0"/>
              <w:marRight w:val="0"/>
              <w:marTop w:val="0"/>
              <w:marBottom w:val="0"/>
              <w:divBdr>
                <w:top w:val="none" w:sz="0" w:space="0" w:color="auto"/>
                <w:left w:val="none" w:sz="0" w:space="0" w:color="auto"/>
                <w:bottom w:val="none" w:sz="0" w:space="0" w:color="auto"/>
                <w:right w:val="none" w:sz="0" w:space="0" w:color="auto"/>
              </w:divBdr>
            </w:div>
            <w:div w:id="1667710075">
              <w:marLeft w:val="0"/>
              <w:marRight w:val="0"/>
              <w:marTop w:val="0"/>
              <w:marBottom w:val="0"/>
              <w:divBdr>
                <w:top w:val="none" w:sz="0" w:space="0" w:color="auto"/>
                <w:left w:val="none" w:sz="0" w:space="0" w:color="auto"/>
                <w:bottom w:val="none" w:sz="0" w:space="0" w:color="auto"/>
                <w:right w:val="none" w:sz="0" w:space="0" w:color="auto"/>
              </w:divBdr>
            </w:div>
            <w:div w:id="1205748401">
              <w:marLeft w:val="0"/>
              <w:marRight w:val="0"/>
              <w:marTop w:val="0"/>
              <w:marBottom w:val="0"/>
              <w:divBdr>
                <w:top w:val="none" w:sz="0" w:space="0" w:color="auto"/>
                <w:left w:val="none" w:sz="0" w:space="0" w:color="auto"/>
                <w:bottom w:val="none" w:sz="0" w:space="0" w:color="auto"/>
                <w:right w:val="none" w:sz="0" w:space="0" w:color="auto"/>
              </w:divBdr>
            </w:div>
            <w:div w:id="743182149">
              <w:marLeft w:val="0"/>
              <w:marRight w:val="0"/>
              <w:marTop w:val="0"/>
              <w:marBottom w:val="0"/>
              <w:divBdr>
                <w:top w:val="none" w:sz="0" w:space="0" w:color="auto"/>
                <w:left w:val="none" w:sz="0" w:space="0" w:color="auto"/>
                <w:bottom w:val="none" w:sz="0" w:space="0" w:color="auto"/>
                <w:right w:val="none" w:sz="0" w:space="0" w:color="auto"/>
              </w:divBdr>
            </w:div>
            <w:div w:id="1498809559">
              <w:marLeft w:val="0"/>
              <w:marRight w:val="0"/>
              <w:marTop w:val="0"/>
              <w:marBottom w:val="0"/>
              <w:divBdr>
                <w:top w:val="none" w:sz="0" w:space="0" w:color="auto"/>
                <w:left w:val="none" w:sz="0" w:space="0" w:color="auto"/>
                <w:bottom w:val="none" w:sz="0" w:space="0" w:color="auto"/>
                <w:right w:val="none" w:sz="0" w:space="0" w:color="auto"/>
              </w:divBdr>
            </w:div>
            <w:div w:id="621423918">
              <w:marLeft w:val="0"/>
              <w:marRight w:val="0"/>
              <w:marTop w:val="0"/>
              <w:marBottom w:val="0"/>
              <w:divBdr>
                <w:top w:val="none" w:sz="0" w:space="0" w:color="auto"/>
                <w:left w:val="none" w:sz="0" w:space="0" w:color="auto"/>
                <w:bottom w:val="none" w:sz="0" w:space="0" w:color="auto"/>
                <w:right w:val="none" w:sz="0" w:space="0" w:color="auto"/>
              </w:divBdr>
            </w:div>
            <w:div w:id="1375814969">
              <w:marLeft w:val="0"/>
              <w:marRight w:val="0"/>
              <w:marTop w:val="0"/>
              <w:marBottom w:val="0"/>
              <w:divBdr>
                <w:top w:val="none" w:sz="0" w:space="0" w:color="auto"/>
                <w:left w:val="none" w:sz="0" w:space="0" w:color="auto"/>
                <w:bottom w:val="none" w:sz="0" w:space="0" w:color="auto"/>
                <w:right w:val="none" w:sz="0" w:space="0" w:color="auto"/>
              </w:divBdr>
            </w:div>
            <w:div w:id="666982860">
              <w:marLeft w:val="0"/>
              <w:marRight w:val="0"/>
              <w:marTop w:val="0"/>
              <w:marBottom w:val="0"/>
              <w:divBdr>
                <w:top w:val="none" w:sz="0" w:space="0" w:color="auto"/>
                <w:left w:val="none" w:sz="0" w:space="0" w:color="auto"/>
                <w:bottom w:val="none" w:sz="0" w:space="0" w:color="auto"/>
                <w:right w:val="none" w:sz="0" w:space="0" w:color="auto"/>
              </w:divBdr>
            </w:div>
            <w:div w:id="2024552083">
              <w:marLeft w:val="0"/>
              <w:marRight w:val="0"/>
              <w:marTop w:val="0"/>
              <w:marBottom w:val="0"/>
              <w:divBdr>
                <w:top w:val="none" w:sz="0" w:space="0" w:color="auto"/>
                <w:left w:val="none" w:sz="0" w:space="0" w:color="auto"/>
                <w:bottom w:val="none" w:sz="0" w:space="0" w:color="auto"/>
                <w:right w:val="none" w:sz="0" w:space="0" w:color="auto"/>
              </w:divBdr>
            </w:div>
            <w:div w:id="717314537">
              <w:marLeft w:val="0"/>
              <w:marRight w:val="0"/>
              <w:marTop w:val="0"/>
              <w:marBottom w:val="0"/>
              <w:divBdr>
                <w:top w:val="none" w:sz="0" w:space="0" w:color="auto"/>
                <w:left w:val="none" w:sz="0" w:space="0" w:color="auto"/>
                <w:bottom w:val="none" w:sz="0" w:space="0" w:color="auto"/>
                <w:right w:val="none" w:sz="0" w:space="0" w:color="auto"/>
              </w:divBdr>
            </w:div>
            <w:div w:id="1851917356">
              <w:marLeft w:val="0"/>
              <w:marRight w:val="0"/>
              <w:marTop w:val="0"/>
              <w:marBottom w:val="0"/>
              <w:divBdr>
                <w:top w:val="none" w:sz="0" w:space="0" w:color="auto"/>
                <w:left w:val="none" w:sz="0" w:space="0" w:color="auto"/>
                <w:bottom w:val="none" w:sz="0" w:space="0" w:color="auto"/>
                <w:right w:val="none" w:sz="0" w:space="0" w:color="auto"/>
              </w:divBdr>
            </w:div>
            <w:div w:id="491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7779">
      <w:bodyDiv w:val="1"/>
      <w:marLeft w:val="0"/>
      <w:marRight w:val="0"/>
      <w:marTop w:val="0"/>
      <w:marBottom w:val="0"/>
      <w:divBdr>
        <w:top w:val="none" w:sz="0" w:space="0" w:color="auto"/>
        <w:left w:val="none" w:sz="0" w:space="0" w:color="auto"/>
        <w:bottom w:val="none" w:sz="0" w:space="0" w:color="auto"/>
        <w:right w:val="none" w:sz="0" w:space="0" w:color="auto"/>
      </w:divBdr>
      <w:divsChild>
        <w:div w:id="183444732">
          <w:marLeft w:val="0"/>
          <w:marRight w:val="0"/>
          <w:marTop w:val="0"/>
          <w:marBottom w:val="0"/>
          <w:divBdr>
            <w:top w:val="none" w:sz="0" w:space="0" w:color="auto"/>
            <w:left w:val="none" w:sz="0" w:space="0" w:color="auto"/>
            <w:bottom w:val="none" w:sz="0" w:space="0" w:color="auto"/>
            <w:right w:val="none" w:sz="0" w:space="0" w:color="auto"/>
          </w:divBdr>
          <w:divsChild>
            <w:div w:id="43137488">
              <w:marLeft w:val="0"/>
              <w:marRight w:val="0"/>
              <w:marTop w:val="0"/>
              <w:marBottom w:val="0"/>
              <w:divBdr>
                <w:top w:val="none" w:sz="0" w:space="0" w:color="auto"/>
                <w:left w:val="none" w:sz="0" w:space="0" w:color="auto"/>
                <w:bottom w:val="none" w:sz="0" w:space="0" w:color="auto"/>
                <w:right w:val="none" w:sz="0" w:space="0" w:color="auto"/>
              </w:divBdr>
            </w:div>
            <w:div w:id="134420959">
              <w:marLeft w:val="0"/>
              <w:marRight w:val="0"/>
              <w:marTop w:val="0"/>
              <w:marBottom w:val="0"/>
              <w:divBdr>
                <w:top w:val="none" w:sz="0" w:space="0" w:color="auto"/>
                <w:left w:val="none" w:sz="0" w:space="0" w:color="auto"/>
                <w:bottom w:val="none" w:sz="0" w:space="0" w:color="auto"/>
                <w:right w:val="none" w:sz="0" w:space="0" w:color="auto"/>
              </w:divBdr>
            </w:div>
            <w:div w:id="557668906">
              <w:marLeft w:val="0"/>
              <w:marRight w:val="0"/>
              <w:marTop w:val="0"/>
              <w:marBottom w:val="0"/>
              <w:divBdr>
                <w:top w:val="none" w:sz="0" w:space="0" w:color="auto"/>
                <w:left w:val="none" w:sz="0" w:space="0" w:color="auto"/>
                <w:bottom w:val="none" w:sz="0" w:space="0" w:color="auto"/>
                <w:right w:val="none" w:sz="0" w:space="0" w:color="auto"/>
              </w:divBdr>
            </w:div>
            <w:div w:id="225461457">
              <w:marLeft w:val="0"/>
              <w:marRight w:val="0"/>
              <w:marTop w:val="0"/>
              <w:marBottom w:val="0"/>
              <w:divBdr>
                <w:top w:val="none" w:sz="0" w:space="0" w:color="auto"/>
                <w:left w:val="none" w:sz="0" w:space="0" w:color="auto"/>
                <w:bottom w:val="none" w:sz="0" w:space="0" w:color="auto"/>
                <w:right w:val="none" w:sz="0" w:space="0" w:color="auto"/>
              </w:divBdr>
            </w:div>
            <w:div w:id="717127616">
              <w:marLeft w:val="0"/>
              <w:marRight w:val="0"/>
              <w:marTop w:val="0"/>
              <w:marBottom w:val="0"/>
              <w:divBdr>
                <w:top w:val="none" w:sz="0" w:space="0" w:color="auto"/>
                <w:left w:val="none" w:sz="0" w:space="0" w:color="auto"/>
                <w:bottom w:val="none" w:sz="0" w:space="0" w:color="auto"/>
                <w:right w:val="none" w:sz="0" w:space="0" w:color="auto"/>
              </w:divBdr>
            </w:div>
            <w:div w:id="385222887">
              <w:marLeft w:val="0"/>
              <w:marRight w:val="0"/>
              <w:marTop w:val="0"/>
              <w:marBottom w:val="0"/>
              <w:divBdr>
                <w:top w:val="none" w:sz="0" w:space="0" w:color="auto"/>
                <w:left w:val="none" w:sz="0" w:space="0" w:color="auto"/>
                <w:bottom w:val="none" w:sz="0" w:space="0" w:color="auto"/>
                <w:right w:val="none" w:sz="0" w:space="0" w:color="auto"/>
              </w:divBdr>
            </w:div>
            <w:div w:id="86270613">
              <w:marLeft w:val="0"/>
              <w:marRight w:val="0"/>
              <w:marTop w:val="0"/>
              <w:marBottom w:val="0"/>
              <w:divBdr>
                <w:top w:val="none" w:sz="0" w:space="0" w:color="auto"/>
                <w:left w:val="none" w:sz="0" w:space="0" w:color="auto"/>
                <w:bottom w:val="none" w:sz="0" w:space="0" w:color="auto"/>
                <w:right w:val="none" w:sz="0" w:space="0" w:color="auto"/>
              </w:divBdr>
            </w:div>
            <w:div w:id="439226983">
              <w:marLeft w:val="0"/>
              <w:marRight w:val="0"/>
              <w:marTop w:val="0"/>
              <w:marBottom w:val="0"/>
              <w:divBdr>
                <w:top w:val="none" w:sz="0" w:space="0" w:color="auto"/>
                <w:left w:val="none" w:sz="0" w:space="0" w:color="auto"/>
                <w:bottom w:val="none" w:sz="0" w:space="0" w:color="auto"/>
                <w:right w:val="none" w:sz="0" w:space="0" w:color="auto"/>
              </w:divBdr>
            </w:div>
            <w:div w:id="335500339">
              <w:marLeft w:val="0"/>
              <w:marRight w:val="0"/>
              <w:marTop w:val="0"/>
              <w:marBottom w:val="0"/>
              <w:divBdr>
                <w:top w:val="none" w:sz="0" w:space="0" w:color="auto"/>
                <w:left w:val="none" w:sz="0" w:space="0" w:color="auto"/>
                <w:bottom w:val="none" w:sz="0" w:space="0" w:color="auto"/>
                <w:right w:val="none" w:sz="0" w:space="0" w:color="auto"/>
              </w:divBdr>
            </w:div>
            <w:div w:id="1356077455">
              <w:marLeft w:val="0"/>
              <w:marRight w:val="0"/>
              <w:marTop w:val="0"/>
              <w:marBottom w:val="0"/>
              <w:divBdr>
                <w:top w:val="none" w:sz="0" w:space="0" w:color="auto"/>
                <w:left w:val="none" w:sz="0" w:space="0" w:color="auto"/>
                <w:bottom w:val="none" w:sz="0" w:space="0" w:color="auto"/>
                <w:right w:val="none" w:sz="0" w:space="0" w:color="auto"/>
              </w:divBdr>
            </w:div>
            <w:div w:id="532233758">
              <w:marLeft w:val="0"/>
              <w:marRight w:val="0"/>
              <w:marTop w:val="0"/>
              <w:marBottom w:val="0"/>
              <w:divBdr>
                <w:top w:val="none" w:sz="0" w:space="0" w:color="auto"/>
                <w:left w:val="none" w:sz="0" w:space="0" w:color="auto"/>
                <w:bottom w:val="none" w:sz="0" w:space="0" w:color="auto"/>
                <w:right w:val="none" w:sz="0" w:space="0" w:color="auto"/>
              </w:divBdr>
            </w:div>
            <w:div w:id="745567933">
              <w:marLeft w:val="0"/>
              <w:marRight w:val="0"/>
              <w:marTop w:val="0"/>
              <w:marBottom w:val="0"/>
              <w:divBdr>
                <w:top w:val="none" w:sz="0" w:space="0" w:color="auto"/>
                <w:left w:val="none" w:sz="0" w:space="0" w:color="auto"/>
                <w:bottom w:val="none" w:sz="0" w:space="0" w:color="auto"/>
                <w:right w:val="none" w:sz="0" w:space="0" w:color="auto"/>
              </w:divBdr>
            </w:div>
            <w:div w:id="1235437711">
              <w:marLeft w:val="0"/>
              <w:marRight w:val="0"/>
              <w:marTop w:val="0"/>
              <w:marBottom w:val="0"/>
              <w:divBdr>
                <w:top w:val="none" w:sz="0" w:space="0" w:color="auto"/>
                <w:left w:val="none" w:sz="0" w:space="0" w:color="auto"/>
                <w:bottom w:val="none" w:sz="0" w:space="0" w:color="auto"/>
                <w:right w:val="none" w:sz="0" w:space="0" w:color="auto"/>
              </w:divBdr>
            </w:div>
            <w:div w:id="548148059">
              <w:marLeft w:val="0"/>
              <w:marRight w:val="0"/>
              <w:marTop w:val="0"/>
              <w:marBottom w:val="0"/>
              <w:divBdr>
                <w:top w:val="none" w:sz="0" w:space="0" w:color="auto"/>
                <w:left w:val="none" w:sz="0" w:space="0" w:color="auto"/>
                <w:bottom w:val="none" w:sz="0" w:space="0" w:color="auto"/>
                <w:right w:val="none" w:sz="0" w:space="0" w:color="auto"/>
              </w:divBdr>
            </w:div>
            <w:div w:id="684676736">
              <w:marLeft w:val="0"/>
              <w:marRight w:val="0"/>
              <w:marTop w:val="0"/>
              <w:marBottom w:val="0"/>
              <w:divBdr>
                <w:top w:val="none" w:sz="0" w:space="0" w:color="auto"/>
                <w:left w:val="none" w:sz="0" w:space="0" w:color="auto"/>
                <w:bottom w:val="none" w:sz="0" w:space="0" w:color="auto"/>
                <w:right w:val="none" w:sz="0" w:space="0" w:color="auto"/>
              </w:divBdr>
            </w:div>
            <w:div w:id="377318818">
              <w:marLeft w:val="0"/>
              <w:marRight w:val="0"/>
              <w:marTop w:val="0"/>
              <w:marBottom w:val="0"/>
              <w:divBdr>
                <w:top w:val="none" w:sz="0" w:space="0" w:color="auto"/>
                <w:left w:val="none" w:sz="0" w:space="0" w:color="auto"/>
                <w:bottom w:val="none" w:sz="0" w:space="0" w:color="auto"/>
                <w:right w:val="none" w:sz="0" w:space="0" w:color="auto"/>
              </w:divBdr>
            </w:div>
            <w:div w:id="171383814">
              <w:marLeft w:val="0"/>
              <w:marRight w:val="0"/>
              <w:marTop w:val="0"/>
              <w:marBottom w:val="0"/>
              <w:divBdr>
                <w:top w:val="none" w:sz="0" w:space="0" w:color="auto"/>
                <w:left w:val="none" w:sz="0" w:space="0" w:color="auto"/>
                <w:bottom w:val="none" w:sz="0" w:space="0" w:color="auto"/>
                <w:right w:val="none" w:sz="0" w:space="0" w:color="auto"/>
              </w:divBdr>
            </w:div>
            <w:div w:id="824393952">
              <w:marLeft w:val="0"/>
              <w:marRight w:val="0"/>
              <w:marTop w:val="0"/>
              <w:marBottom w:val="0"/>
              <w:divBdr>
                <w:top w:val="none" w:sz="0" w:space="0" w:color="auto"/>
                <w:left w:val="none" w:sz="0" w:space="0" w:color="auto"/>
                <w:bottom w:val="none" w:sz="0" w:space="0" w:color="auto"/>
                <w:right w:val="none" w:sz="0" w:space="0" w:color="auto"/>
              </w:divBdr>
            </w:div>
            <w:div w:id="1862669615">
              <w:marLeft w:val="0"/>
              <w:marRight w:val="0"/>
              <w:marTop w:val="0"/>
              <w:marBottom w:val="0"/>
              <w:divBdr>
                <w:top w:val="none" w:sz="0" w:space="0" w:color="auto"/>
                <w:left w:val="none" w:sz="0" w:space="0" w:color="auto"/>
                <w:bottom w:val="none" w:sz="0" w:space="0" w:color="auto"/>
                <w:right w:val="none" w:sz="0" w:space="0" w:color="auto"/>
              </w:divBdr>
            </w:div>
            <w:div w:id="729110025">
              <w:marLeft w:val="0"/>
              <w:marRight w:val="0"/>
              <w:marTop w:val="0"/>
              <w:marBottom w:val="0"/>
              <w:divBdr>
                <w:top w:val="none" w:sz="0" w:space="0" w:color="auto"/>
                <w:left w:val="none" w:sz="0" w:space="0" w:color="auto"/>
                <w:bottom w:val="none" w:sz="0" w:space="0" w:color="auto"/>
                <w:right w:val="none" w:sz="0" w:space="0" w:color="auto"/>
              </w:divBdr>
            </w:div>
            <w:div w:id="819270610">
              <w:marLeft w:val="0"/>
              <w:marRight w:val="0"/>
              <w:marTop w:val="0"/>
              <w:marBottom w:val="0"/>
              <w:divBdr>
                <w:top w:val="none" w:sz="0" w:space="0" w:color="auto"/>
                <w:left w:val="none" w:sz="0" w:space="0" w:color="auto"/>
                <w:bottom w:val="none" w:sz="0" w:space="0" w:color="auto"/>
                <w:right w:val="none" w:sz="0" w:space="0" w:color="auto"/>
              </w:divBdr>
            </w:div>
            <w:div w:id="1823886251">
              <w:marLeft w:val="0"/>
              <w:marRight w:val="0"/>
              <w:marTop w:val="0"/>
              <w:marBottom w:val="0"/>
              <w:divBdr>
                <w:top w:val="none" w:sz="0" w:space="0" w:color="auto"/>
                <w:left w:val="none" w:sz="0" w:space="0" w:color="auto"/>
                <w:bottom w:val="none" w:sz="0" w:space="0" w:color="auto"/>
                <w:right w:val="none" w:sz="0" w:space="0" w:color="auto"/>
              </w:divBdr>
            </w:div>
            <w:div w:id="2061514335">
              <w:marLeft w:val="0"/>
              <w:marRight w:val="0"/>
              <w:marTop w:val="0"/>
              <w:marBottom w:val="0"/>
              <w:divBdr>
                <w:top w:val="none" w:sz="0" w:space="0" w:color="auto"/>
                <w:left w:val="none" w:sz="0" w:space="0" w:color="auto"/>
                <w:bottom w:val="none" w:sz="0" w:space="0" w:color="auto"/>
                <w:right w:val="none" w:sz="0" w:space="0" w:color="auto"/>
              </w:divBdr>
            </w:div>
            <w:div w:id="93020106">
              <w:marLeft w:val="0"/>
              <w:marRight w:val="0"/>
              <w:marTop w:val="0"/>
              <w:marBottom w:val="0"/>
              <w:divBdr>
                <w:top w:val="none" w:sz="0" w:space="0" w:color="auto"/>
                <w:left w:val="none" w:sz="0" w:space="0" w:color="auto"/>
                <w:bottom w:val="none" w:sz="0" w:space="0" w:color="auto"/>
                <w:right w:val="none" w:sz="0" w:space="0" w:color="auto"/>
              </w:divBdr>
            </w:div>
            <w:div w:id="2093156766">
              <w:marLeft w:val="0"/>
              <w:marRight w:val="0"/>
              <w:marTop w:val="0"/>
              <w:marBottom w:val="0"/>
              <w:divBdr>
                <w:top w:val="none" w:sz="0" w:space="0" w:color="auto"/>
                <w:left w:val="none" w:sz="0" w:space="0" w:color="auto"/>
                <w:bottom w:val="none" w:sz="0" w:space="0" w:color="auto"/>
                <w:right w:val="none" w:sz="0" w:space="0" w:color="auto"/>
              </w:divBdr>
            </w:div>
            <w:div w:id="2136243329">
              <w:marLeft w:val="0"/>
              <w:marRight w:val="0"/>
              <w:marTop w:val="0"/>
              <w:marBottom w:val="0"/>
              <w:divBdr>
                <w:top w:val="none" w:sz="0" w:space="0" w:color="auto"/>
                <w:left w:val="none" w:sz="0" w:space="0" w:color="auto"/>
                <w:bottom w:val="none" w:sz="0" w:space="0" w:color="auto"/>
                <w:right w:val="none" w:sz="0" w:space="0" w:color="auto"/>
              </w:divBdr>
            </w:div>
            <w:div w:id="117527215">
              <w:marLeft w:val="0"/>
              <w:marRight w:val="0"/>
              <w:marTop w:val="0"/>
              <w:marBottom w:val="0"/>
              <w:divBdr>
                <w:top w:val="none" w:sz="0" w:space="0" w:color="auto"/>
                <w:left w:val="none" w:sz="0" w:space="0" w:color="auto"/>
                <w:bottom w:val="none" w:sz="0" w:space="0" w:color="auto"/>
                <w:right w:val="none" w:sz="0" w:space="0" w:color="auto"/>
              </w:divBdr>
            </w:div>
            <w:div w:id="340281864">
              <w:marLeft w:val="0"/>
              <w:marRight w:val="0"/>
              <w:marTop w:val="0"/>
              <w:marBottom w:val="0"/>
              <w:divBdr>
                <w:top w:val="none" w:sz="0" w:space="0" w:color="auto"/>
                <w:left w:val="none" w:sz="0" w:space="0" w:color="auto"/>
                <w:bottom w:val="none" w:sz="0" w:space="0" w:color="auto"/>
                <w:right w:val="none" w:sz="0" w:space="0" w:color="auto"/>
              </w:divBdr>
            </w:div>
            <w:div w:id="931157798">
              <w:marLeft w:val="0"/>
              <w:marRight w:val="0"/>
              <w:marTop w:val="0"/>
              <w:marBottom w:val="0"/>
              <w:divBdr>
                <w:top w:val="none" w:sz="0" w:space="0" w:color="auto"/>
                <w:left w:val="none" w:sz="0" w:space="0" w:color="auto"/>
                <w:bottom w:val="none" w:sz="0" w:space="0" w:color="auto"/>
                <w:right w:val="none" w:sz="0" w:space="0" w:color="auto"/>
              </w:divBdr>
            </w:div>
            <w:div w:id="1905945199">
              <w:marLeft w:val="0"/>
              <w:marRight w:val="0"/>
              <w:marTop w:val="0"/>
              <w:marBottom w:val="0"/>
              <w:divBdr>
                <w:top w:val="none" w:sz="0" w:space="0" w:color="auto"/>
                <w:left w:val="none" w:sz="0" w:space="0" w:color="auto"/>
                <w:bottom w:val="none" w:sz="0" w:space="0" w:color="auto"/>
                <w:right w:val="none" w:sz="0" w:space="0" w:color="auto"/>
              </w:divBdr>
            </w:div>
            <w:div w:id="1250038855">
              <w:marLeft w:val="0"/>
              <w:marRight w:val="0"/>
              <w:marTop w:val="0"/>
              <w:marBottom w:val="0"/>
              <w:divBdr>
                <w:top w:val="none" w:sz="0" w:space="0" w:color="auto"/>
                <w:left w:val="none" w:sz="0" w:space="0" w:color="auto"/>
                <w:bottom w:val="none" w:sz="0" w:space="0" w:color="auto"/>
                <w:right w:val="none" w:sz="0" w:space="0" w:color="auto"/>
              </w:divBdr>
            </w:div>
            <w:div w:id="58293076">
              <w:marLeft w:val="0"/>
              <w:marRight w:val="0"/>
              <w:marTop w:val="0"/>
              <w:marBottom w:val="0"/>
              <w:divBdr>
                <w:top w:val="none" w:sz="0" w:space="0" w:color="auto"/>
                <w:left w:val="none" w:sz="0" w:space="0" w:color="auto"/>
                <w:bottom w:val="none" w:sz="0" w:space="0" w:color="auto"/>
                <w:right w:val="none" w:sz="0" w:space="0" w:color="auto"/>
              </w:divBdr>
            </w:div>
            <w:div w:id="1915160208">
              <w:marLeft w:val="0"/>
              <w:marRight w:val="0"/>
              <w:marTop w:val="0"/>
              <w:marBottom w:val="0"/>
              <w:divBdr>
                <w:top w:val="none" w:sz="0" w:space="0" w:color="auto"/>
                <w:left w:val="none" w:sz="0" w:space="0" w:color="auto"/>
                <w:bottom w:val="none" w:sz="0" w:space="0" w:color="auto"/>
                <w:right w:val="none" w:sz="0" w:space="0" w:color="auto"/>
              </w:divBdr>
            </w:div>
            <w:div w:id="1291013657">
              <w:marLeft w:val="0"/>
              <w:marRight w:val="0"/>
              <w:marTop w:val="0"/>
              <w:marBottom w:val="0"/>
              <w:divBdr>
                <w:top w:val="none" w:sz="0" w:space="0" w:color="auto"/>
                <w:left w:val="none" w:sz="0" w:space="0" w:color="auto"/>
                <w:bottom w:val="none" w:sz="0" w:space="0" w:color="auto"/>
                <w:right w:val="none" w:sz="0" w:space="0" w:color="auto"/>
              </w:divBdr>
            </w:div>
            <w:div w:id="1117022760">
              <w:marLeft w:val="0"/>
              <w:marRight w:val="0"/>
              <w:marTop w:val="0"/>
              <w:marBottom w:val="0"/>
              <w:divBdr>
                <w:top w:val="none" w:sz="0" w:space="0" w:color="auto"/>
                <w:left w:val="none" w:sz="0" w:space="0" w:color="auto"/>
                <w:bottom w:val="none" w:sz="0" w:space="0" w:color="auto"/>
                <w:right w:val="none" w:sz="0" w:space="0" w:color="auto"/>
              </w:divBdr>
            </w:div>
            <w:div w:id="908728612">
              <w:marLeft w:val="0"/>
              <w:marRight w:val="0"/>
              <w:marTop w:val="0"/>
              <w:marBottom w:val="0"/>
              <w:divBdr>
                <w:top w:val="none" w:sz="0" w:space="0" w:color="auto"/>
                <w:left w:val="none" w:sz="0" w:space="0" w:color="auto"/>
                <w:bottom w:val="none" w:sz="0" w:space="0" w:color="auto"/>
                <w:right w:val="none" w:sz="0" w:space="0" w:color="auto"/>
              </w:divBdr>
            </w:div>
            <w:div w:id="372190229">
              <w:marLeft w:val="0"/>
              <w:marRight w:val="0"/>
              <w:marTop w:val="0"/>
              <w:marBottom w:val="0"/>
              <w:divBdr>
                <w:top w:val="none" w:sz="0" w:space="0" w:color="auto"/>
                <w:left w:val="none" w:sz="0" w:space="0" w:color="auto"/>
                <w:bottom w:val="none" w:sz="0" w:space="0" w:color="auto"/>
                <w:right w:val="none" w:sz="0" w:space="0" w:color="auto"/>
              </w:divBdr>
            </w:div>
            <w:div w:id="848183314">
              <w:marLeft w:val="0"/>
              <w:marRight w:val="0"/>
              <w:marTop w:val="0"/>
              <w:marBottom w:val="0"/>
              <w:divBdr>
                <w:top w:val="none" w:sz="0" w:space="0" w:color="auto"/>
                <w:left w:val="none" w:sz="0" w:space="0" w:color="auto"/>
                <w:bottom w:val="none" w:sz="0" w:space="0" w:color="auto"/>
                <w:right w:val="none" w:sz="0" w:space="0" w:color="auto"/>
              </w:divBdr>
            </w:div>
            <w:div w:id="439494558">
              <w:marLeft w:val="0"/>
              <w:marRight w:val="0"/>
              <w:marTop w:val="0"/>
              <w:marBottom w:val="0"/>
              <w:divBdr>
                <w:top w:val="none" w:sz="0" w:space="0" w:color="auto"/>
                <w:left w:val="none" w:sz="0" w:space="0" w:color="auto"/>
                <w:bottom w:val="none" w:sz="0" w:space="0" w:color="auto"/>
                <w:right w:val="none" w:sz="0" w:space="0" w:color="auto"/>
              </w:divBdr>
            </w:div>
            <w:div w:id="1646084013">
              <w:marLeft w:val="0"/>
              <w:marRight w:val="0"/>
              <w:marTop w:val="0"/>
              <w:marBottom w:val="0"/>
              <w:divBdr>
                <w:top w:val="none" w:sz="0" w:space="0" w:color="auto"/>
                <w:left w:val="none" w:sz="0" w:space="0" w:color="auto"/>
                <w:bottom w:val="none" w:sz="0" w:space="0" w:color="auto"/>
                <w:right w:val="none" w:sz="0" w:space="0" w:color="auto"/>
              </w:divBdr>
            </w:div>
            <w:div w:id="1842622326">
              <w:marLeft w:val="0"/>
              <w:marRight w:val="0"/>
              <w:marTop w:val="0"/>
              <w:marBottom w:val="0"/>
              <w:divBdr>
                <w:top w:val="none" w:sz="0" w:space="0" w:color="auto"/>
                <w:left w:val="none" w:sz="0" w:space="0" w:color="auto"/>
                <w:bottom w:val="none" w:sz="0" w:space="0" w:color="auto"/>
                <w:right w:val="none" w:sz="0" w:space="0" w:color="auto"/>
              </w:divBdr>
            </w:div>
            <w:div w:id="1667704414">
              <w:marLeft w:val="0"/>
              <w:marRight w:val="0"/>
              <w:marTop w:val="0"/>
              <w:marBottom w:val="0"/>
              <w:divBdr>
                <w:top w:val="none" w:sz="0" w:space="0" w:color="auto"/>
                <w:left w:val="none" w:sz="0" w:space="0" w:color="auto"/>
                <w:bottom w:val="none" w:sz="0" w:space="0" w:color="auto"/>
                <w:right w:val="none" w:sz="0" w:space="0" w:color="auto"/>
              </w:divBdr>
            </w:div>
            <w:div w:id="2005627075">
              <w:marLeft w:val="0"/>
              <w:marRight w:val="0"/>
              <w:marTop w:val="0"/>
              <w:marBottom w:val="0"/>
              <w:divBdr>
                <w:top w:val="none" w:sz="0" w:space="0" w:color="auto"/>
                <w:left w:val="none" w:sz="0" w:space="0" w:color="auto"/>
                <w:bottom w:val="none" w:sz="0" w:space="0" w:color="auto"/>
                <w:right w:val="none" w:sz="0" w:space="0" w:color="auto"/>
              </w:divBdr>
            </w:div>
            <w:div w:id="164789499">
              <w:marLeft w:val="0"/>
              <w:marRight w:val="0"/>
              <w:marTop w:val="0"/>
              <w:marBottom w:val="0"/>
              <w:divBdr>
                <w:top w:val="none" w:sz="0" w:space="0" w:color="auto"/>
                <w:left w:val="none" w:sz="0" w:space="0" w:color="auto"/>
                <w:bottom w:val="none" w:sz="0" w:space="0" w:color="auto"/>
                <w:right w:val="none" w:sz="0" w:space="0" w:color="auto"/>
              </w:divBdr>
            </w:div>
            <w:div w:id="1404599891">
              <w:marLeft w:val="0"/>
              <w:marRight w:val="0"/>
              <w:marTop w:val="0"/>
              <w:marBottom w:val="0"/>
              <w:divBdr>
                <w:top w:val="none" w:sz="0" w:space="0" w:color="auto"/>
                <w:left w:val="none" w:sz="0" w:space="0" w:color="auto"/>
                <w:bottom w:val="none" w:sz="0" w:space="0" w:color="auto"/>
                <w:right w:val="none" w:sz="0" w:space="0" w:color="auto"/>
              </w:divBdr>
            </w:div>
            <w:div w:id="1702780786">
              <w:marLeft w:val="0"/>
              <w:marRight w:val="0"/>
              <w:marTop w:val="0"/>
              <w:marBottom w:val="0"/>
              <w:divBdr>
                <w:top w:val="none" w:sz="0" w:space="0" w:color="auto"/>
                <w:left w:val="none" w:sz="0" w:space="0" w:color="auto"/>
                <w:bottom w:val="none" w:sz="0" w:space="0" w:color="auto"/>
                <w:right w:val="none" w:sz="0" w:space="0" w:color="auto"/>
              </w:divBdr>
            </w:div>
            <w:div w:id="1305042343">
              <w:marLeft w:val="0"/>
              <w:marRight w:val="0"/>
              <w:marTop w:val="0"/>
              <w:marBottom w:val="0"/>
              <w:divBdr>
                <w:top w:val="none" w:sz="0" w:space="0" w:color="auto"/>
                <w:left w:val="none" w:sz="0" w:space="0" w:color="auto"/>
                <w:bottom w:val="none" w:sz="0" w:space="0" w:color="auto"/>
                <w:right w:val="none" w:sz="0" w:space="0" w:color="auto"/>
              </w:divBdr>
            </w:div>
            <w:div w:id="6949254">
              <w:marLeft w:val="0"/>
              <w:marRight w:val="0"/>
              <w:marTop w:val="0"/>
              <w:marBottom w:val="0"/>
              <w:divBdr>
                <w:top w:val="none" w:sz="0" w:space="0" w:color="auto"/>
                <w:left w:val="none" w:sz="0" w:space="0" w:color="auto"/>
                <w:bottom w:val="none" w:sz="0" w:space="0" w:color="auto"/>
                <w:right w:val="none" w:sz="0" w:space="0" w:color="auto"/>
              </w:divBdr>
            </w:div>
            <w:div w:id="1489596729">
              <w:marLeft w:val="0"/>
              <w:marRight w:val="0"/>
              <w:marTop w:val="0"/>
              <w:marBottom w:val="0"/>
              <w:divBdr>
                <w:top w:val="none" w:sz="0" w:space="0" w:color="auto"/>
                <w:left w:val="none" w:sz="0" w:space="0" w:color="auto"/>
                <w:bottom w:val="none" w:sz="0" w:space="0" w:color="auto"/>
                <w:right w:val="none" w:sz="0" w:space="0" w:color="auto"/>
              </w:divBdr>
            </w:div>
            <w:div w:id="1309743915">
              <w:marLeft w:val="0"/>
              <w:marRight w:val="0"/>
              <w:marTop w:val="0"/>
              <w:marBottom w:val="0"/>
              <w:divBdr>
                <w:top w:val="none" w:sz="0" w:space="0" w:color="auto"/>
                <w:left w:val="none" w:sz="0" w:space="0" w:color="auto"/>
                <w:bottom w:val="none" w:sz="0" w:space="0" w:color="auto"/>
                <w:right w:val="none" w:sz="0" w:space="0" w:color="auto"/>
              </w:divBdr>
            </w:div>
            <w:div w:id="1671518445">
              <w:marLeft w:val="0"/>
              <w:marRight w:val="0"/>
              <w:marTop w:val="0"/>
              <w:marBottom w:val="0"/>
              <w:divBdr>
                <w:top w:val="none" w:sz="0" w:space="0" w:color="auto"/>
                <w:left w:val="none" w:sz="0" w:space="0" w:color="auto"/>
                <w:bottom w:val="none" w:sz="0" w:space="0" w:color="auto"/>
                <w:right w:val="none" w:sz="0" w:space="0" w:color="auto"/>
              </w:divBdr>
            </w:div>
            <w:div w:id="490289080">
              <w:marLeft w:val="0"/>
              <w:marRight w:val="0"/>
              <w:marTop w:val="0"/>
              <w:marBottom w:val="0"/>
              <w:divBdr>
                <w:top w:val="none" w:sz="0" w:space="0" w:color="auto"/>
                <w:left w:val="none" w:sz="0" w:space="0" w:color="auto"/>
                <w:bottom w:val="none" w:sz="0" w:space="0" w:color="auto"/>
                <w:right w:val="none" w:sz="0" w:space="0" w:color="auto"/>
              </w:divBdr>
            </w:div>
            <w:div w:id="790322275">
              <w:marLeft w:val="0"/>
              <w:marRight w:val="0"/>
              <w:marTop w:val="0"/>
              <w:marBottom w:val="0"/>
              <w:divBdr>
                <w:top w:val="none" w:sz="0" w:space="0" w:color="auto"/>
                <w:left w:val="none" w:sz="0" w:space="0" w:color="auto"/>
                <w:bottom w:val="none" w:sz="0" w:space="0" w:color="auto"/>
                <w:right w:val="none" w:sz="0" w:space="0" w:color="auto"/>
              </w:divBdr>
            </w:div>
            <w:div w:id="1786927319">
              <w:marLeft w:val="0"/>
              <w:marRight w:val="0"/>
              <w:marTop w:val="0"/>
              <w:marBottom w:val="0"/>
              <w:divBdr>
                <w:top w:val="none" w:sz="0" w:space="0" w:color="auto"/>
                <w:left w:val="none" w:sz="0" w:space="0" w:color="auto"/>
                <w:bottom w:val="none" w:sz="0" w:space="0" w:color="auto"/>
                <w:right w:val="none" w:sz="0" w:space="0" w:color="auto"/>
              </w:divBdr>
            </w:div>
            <w:div w:id="1579630558">
              <w:marLeft w:val="0"/>
              <w:marRight w:val="0"/>
              <w:marTop w:val="0"/>
              <w:marBottom w:val="0"/>
              <w:divBdr>
                <w:top w:val="none" w:sz="0" w:space="0" w:color="auto"/>
                <w:left w:val="none" w:sz="0" w:space="0" w:color="auto"/>
                <w:bottom w:val="none" w:sz="0" w:space="0" w:color="auto"/>
                <w:right w:val="none" w:sz="0" w:space="0" w:color="auto"/>
              </w:divBdr>
            </w:div>
            <w:div w:id="1430348080">
              <w:marLeft w:val="0"/>
              <w:marRight w:val="0"/>
              <w:marTop w:val="0"/>
              <w:marBottom w:val="0"/>
              <w:divBdr>
                <w:top w:val="none" w:sz="0" w:space="0" w:color="auto"/>
                <w:left w:val="none" w:sz="0" w:space="0" w:color="auto"/>
                <w:bottom w:val="none" w:sz="0" w:space="0" w:color="auto"/>
                <w:right w:val="none" w:sz="0" w:space="0" w:color="auto"/>
              </w:divBdr>
            </w:div>
            <w:div w:id="308439901">
              <w:marLeft w:val="0"/>
              <w:marRight w:val="0"/>
              <w:marTop w:val="0"/>
              <w:marBottom w:val="0"/>
              <w:divBdr>
                <w:top w:val="none" w:sz="0" w:space="0" w:color="auto"/>
                <w:left w:val="none" w:sz="0" w:space="0" w:color="auto"/>
                <w:bottom w:val="none" w:sz="0" w:space="0" w:color="auto"/>
                <w:right w:val="none" w:sz="0" w:space="0" w:color="auto"/>
              </w:divBdr>
            </w:div>
            <w:div w:id="1855876326">
              <w:marLeft w:val="0"/>
              <w:marRight w:val="0"/>
              <w:marTop w:val="0"/>
              <w:marBottom w:val="0"/>
              <w:divBdr>
                <w:top w:val="none" w:sz="0" w:space="0" w:color="auto"/>
                <w:left w:val="none" w:sz="0" w:space="0" w:color="auto"/>
                <w:bottom w:val="none" w:sz="0" w:space="0" w:color="auto"/>
                <w:right w:val="none" w:sz="0" w:space="0" w:color="auto"/>
              </w:divBdr>
            </w:div>
            <w:div w:id="1498837695">
              <w:marLeft w:val="0"/>
              <w:marRight w:val="0"/>
              <w:marTop w:val="0"/>
              <w:marBottom w:val="0"/>
              <w:divBdr>
                <w:top w:val="none" w:sz="0" w:space="0" w:color="auto"/>
                <w:left w:val="none" w:sz="0" w:space="0" w:color="auto"/>
                <w:bottom w:val="none" w:sz="0" w:space="0" w:color="auto"/>
                <w:right w:val="none" w:sz="0" w:space="0" w:color="auto"/>
              </w:divBdr>
            </w:div>
            <w:div w:id="11833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18855">
      <w:bodyDiv w:val="1"/>
      <w:marLeft w:val="0"/>
      <w:marRight w:val="0"/>
      <w:marTop w:val="0"/>
      <w:marBottom w:val="0"/>
      <w:divBdr>
        <w:top w:val="none" w:sz="0" w:space="0" w:color="auto"/>
        <w:left w:val="none" w:sz="0" w:space="0" w:color="auto"/>
        <w:bottom w:val="none" w:sz="0" w:space="0" w:color="auto"/>
        <w:right w:val="none" w:sz="0" w:space="0" w:color="auto"/>
      </w:divBdr>
    </w:div>
    <w:div w:id="1888956414">
      <w:bodyDiv w:val="1"/>
      <w:marLeft w:val="0"/>
      <w:marRight w:val="0"/>
      <w:marTop w:val="0"/>
      <w:marBottom w:val="0"/>
      <w:divBdr>
        <w:top w:val="none" w:sz="0" w:space="0" w:color="auto"/>
        <w:left w:val="none" w:sz="0" w:space="0" w:color="auto"/>
        <w:bottom w:val="none" w:sz="0" w:space="0" w:color="auto"/>
        <w:right w:val="none" w:sz="0" w:space="0" w:color="auto"/>
      </w:divBdr>
    </w:div>
    <w:div w:id="1896503265">
      <w:bodyDiv w:val="1"/>
      <w:marLeft w:val="0"/>
      <w:marRight w:val="0"/>
      <w:marTop w:val="0"/>
      <w:marBottom w:val="0"/>
      <w:divBdr>
        <w:top w:val="none" w:sz="0" w:space="0" w:color="auto"/>
        <w:left w:val="none" w:sz="0" w:space="0" w:color="auto"/>
        <w:bottom w:val="none" w:sz="0" w:space="0" w:color="auto"/>
        <w:right w:val="none" w:sz="0" w:space="0" w:color="auto"/>
      </w:divBdr>
      <w:divsChild>
        <w:div w:id="564754903">
          <w:marLeft w:val="0"/>
          <w:marRight w:val="0"/>
          <w:marTop w:val="0"/>
          <w:marBottom w:val="0"/>
          <w:divBdr>
            <w:top w:val="none" w:sz="0" w:space="0" w:color="auto"/>
            <w:left w:val="none" w:sz="0" w:space="0" w:color="auto"/>
            <w:bottom w:val="none" w:sz="0" w:space="0" w:color="auto"/>
            <w:right w:val="none" w:sz="0" w:space="0" w:color="auto"/>
          </w:divBdr>
          <w:divsChild>
            <w:div w:id="1895071323">
              <w:marLeft w:val="0"/>
              <w:marRight w:val="0"/>
              <w:marTop w:val="0"/>
              <w:marBottom w:val="0"/>
              <w:divBdr>
                <w:top w:val="none" w:sz="0" w:space="0" w:color="auto"/>
                <w:left w:val="none" w:sz="0" w:space="0" w:color="auto"/>
                <w:bottom w:val="none" w:sz="0" w:space="0" w:color="auto"/>
                <w:right w:val="none" w:sz="0" w:space="0" w:color="auto"/>
              </w:divBdr>
              <w:divsChild>
                <w:div w:id="960038882">
                  <w:marLeft w:val="0"/>
                  <w:marRight w:val="0"/>
                  <w:marTop w:val="0"/>
                  <w:marBottom w:val="0"/>
                  <w:divBdr>
                    <w:top w:val="none" w:sz="0" w:space="0" w:color="auto"/>
                    <w:left w:val="none" w:sz="0" w:space="0" w:color="auto"/>
                    <w:bottom w:val="none" w:sz="0" w:space="0" w:color="auto"/>
                    <w:right w:val="none" w:sz="0" w:space="0" w:color="auto"/>
                  </w:divBdr>
                </w:div>
              </w:divsChild>
            </w:div>
            <w:div w:id="43590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72624">
      <w:bodyDiv w:val="1"/>
      <w:marLeft w:val="0"/>
      <w:marRight w:val="0"/>
      <w:marTop w:val="0"/>
      <w:marBottom w:val="0"/>
      <w:divBdr>
        <w:top w:val="none" w:sz="0" w:space="0" w:color="auto"/>
        <w:left w:val="none" w:sz="0" w:space="0" w:color="auto"/>
        <w:bottom w:val="none" w:sz="0" w:space="0" w:color="auto"/>
        <w:right w:val="none" w:sz="0" w:space="0" w:color="auto"/>
      </w:divBdr>
    </w:div>
    <w:div w:id="2088960721">
      <w:bodyDiv w:val="1"/>
      <w:marLeft w:val="0"/>
      <w:marRight w:val="0"/>
      <w:marTop w:val="0"/>
      <w:marBottom w:val="0"/>
      <w:divBdr>
        <w:top w:val="none" w:sz="0" w:space="0" w:color="auto"/>
        <w:left w:val="none" w:sz="0" w:space="0" w:color="auto"/>
        <w:bottom w:val="none" w:sz="0" w:space="0" w:color="auto"/>
        <w:right w:val="none" w:sz="0" w:space="0" w:color="auto"/>
      </w:divBdr>
    </w:div>
    <w:div w:id="2106609368">
      <w:bodyDiv w:val="1"/>
      <w:marLeft w:val="0"/>
      <w:marRight w:val="0"/>
      <w:marTop w:val="0"/>
      <w:marBottom w:val="0"/>
      <w:divBdr>
        <w:top w:val="none" w:sz="0" w:space="0" w:color="auto"/>
        <w:left w:val="none" w:sz="0" w:space="0" w:color="auto"/>
        <w:bottom w:val="none" w:sz="0" w:space="0" w:color="auto"/>
        <w:right w:val="none" w:sz="0" w:space="0" w:color="auto"/>
      </w:divBdr>
    </w:div>
    <w:div w:id="2132822346">
      <w:bodyDiv w:val="1"/>
      <w:marLeft w:val="0"/>
      <w:marRight w:val="0"/>
      <w:marTop w:val="0"/>
      <w:marBottom w:val="0"/>
      <w:divBdr>
        <w:top w:val="none" w:sz="0" w:space="0" w:color="auto"/>
        <w:left w:val="none" w:sz="0" w:space="0" w:color="auto"/>
        <w:bottom w:val="none" w:sz="0" w:space="0" w:color="auto"/>
        <w:right w:val="none" w:sz="0" w:space="0" w:color="auto"/>
      </w:divBdr>
      <w:divsChild>
        <w:div w:id="204147075">
          <w:marLeft w:val="0"/>
          <w:marRight w:val="0"/>
          <w:marTop w:val="0"/>
          <w:marBottom w:val="0"/>
          <w:divBdr>
            <w:top w:val="none" w:sz="0" w:space="0" w:color="auto"/>
            <w:left w:val="none" w:sz="0" w:space="0" w:color="auto"/>
            <w:bottom w:val="none" w:sz="0" w:space="0" w:color="auto"/>
            <w:right w:val="none" w:sz="0" w:space="0" w:color="auto"/>
          </w:divBdr>
          <w:divsChild>
            <w:div w:id="1089623335">
              <w:marLeft w:val="0"/>
              <w:marRight w:val="0"/>
              <w:marTop w:val="0"/>
              <w:marBottom w:val="0"/>
              <w:divBdr>
                <w:top w:val="none" w:sz="0" w:space="0" w:color="auto"/>
                <w:left w:val="none" w:sz="0" w:space="0" w:color="auto"/>
                <w:bottom w:val="none" w:sz="0" w:space="0" w:color="auto"/>
                <w:right w:val="none" w:sz="0" w:space="0" w:color="auto"/>
              </w:divBdr>
            </w:div>
            <w:div w:id="1524326179">
              <w:marLeft w:val="0"/>
              <w:marRight w:val="0"/>
              <w:marTop w:val="0"/>
              <w:marBottom w:val="0"/>
              <w:divBdr>
                <w:top w:val="none" w:sz="0" w:space="0" w:color="auto"/>
                <w:left w:val="none" w:sz="0" w:space="0" w:color="auto"/>
                <w:bottom w:val="none" w:sz="0" w:space="0" w:color="auto"/>
                <w:right w:val="none" w:sz="0" w:space="0" w:color="auto"/>
              </w:divBdr>
            </w:div>
            <w:div w:id="1391347624">
              <w:marLeft w:val="0"/>
              <w:marRight w:val="0"/>
              <w:marTop w:val="0"/>
              <w:marBottom w:val="0"/>
              <w:divBdr>
                <w:top w:val="none" w:sz="0" w:space="0" w:color="auto"/>
                <w:left w:val="none" w:sz="0" w:space="0" w:color="auto"/>
                <w:bottom w:val="none" w:sz="0" w:space="0" w:color="auto"/>
                <w:right w:val="none" w:sz="0" w:space="0" w:color="auto"/>
              </w:divBdr>
            </w:div>
            <w:div w:id="573054200">
              <w:marLeft w:val="0"/>
              <w:marRight w:val="0"/>
              <w:marTop w:val="0"/>
              <w:marBottom w:val="0"/>
              <w:divBdr>
                <w:top w:val="none" w:sz="0" w:space="0" w:color="auto"/>
                <w:left w:val="none" w:sz="0" w:space="0" w:color="auto"/>
                <w:bottom w:val="none" w:sz="0" w:space="0" w:color="auto"/>
                <w:right w:val="none" w:sz="0" w:space="0" w:color="auto"/>
              </w:divBdr>
            </w:div>
            <w:div w:id="1985037846">
              <w:marLeft w:val="0"/>
              <w:marRight w:val="0"/>
              <w:marTop w:val="0"/>
              <w:marBottom w:val="0"/>
              <w:divBdr>
                <w:top w:val="none" w:sz="0" w:space="0" w:color="auto"/>
                <w:left w:val="none" w:sz="0" w:space="0" w:color="auto"/>
                <w:bottom w:val="none" w:sz="0" w:space="0" w:color="auto"/>
                <w:right w:val="none" w:sz="0" w:space="0" w:color="auto"/>
              </w:divBdr>
            </w:div>
            <w:div w:id="1602448956">
              <w:marLeft w:val="0"/>
              <w:marRight w:val="0"/>
              <w:marTop w:val="0"/>
              <w:marBottom w:val="0"/>
              <w:divBdr>
                <w:top w:val="none" w:sz="0" w:space="0" w:color="auto"/>
                <w:left w:val="none" w:sz="0" w:space="0" w:color="auto"/>
                <w:bottom w:val="none" w:sz="0" w:space="0" w:color="auto"/>
                <w:right w:val="none" w:sz="0" w:space="0" w:color="auto"/>
              </w:divBdr>
            </w:div>
            <w:div w:id="473791739">
              <w:marLeft w:val="0"/>
              <w:marRight w:val="0"/>
              <w:marTop w:val="0"/>
              <w:marBottom w:val="0"/>
              <w:divBdr>
                <w:top w:val="none" w:sz="0" w:space="0" w:color="auto"/>
                <w:left w:val="none" w:sz="0" w:space="0" w:color="auto"/>
                <w:bottom w:val="none" w:sz="0" w:space="0" w:color="auto"/>
                <w:right w:val="none" w:sz="0" w:space="0" w:color="auto"/>
              </w:divBdr>
            </w:div>
            <w:div w:id="1371107178">
              <w:marLeft w:val="0"/>
              <w:marRight w:val="0"/>
              <w:marTop w:val="0"/>
              <w:marBottom w:val="0"/>
              <w:divBdr>
                <w:top w:val="none" w:sz="0" w:space="0" w:color="auto"/>
                <w:left w:val="none" w:sz="0" w:space="0" w:color="auto"/>
                <w:bottom w:val="none" w:sz="0" w:space="0" w:color="auto"/>
                <w:right w:val="none" w:sz="0" w:space="0" w:color="auto"/>
              </w:divBdr>
            </w:div>
            <w:div w:id="1383358662">
              <w:marLeft w:val="0"/>
              <w:marRight w:val="0"/>
              <w:marTop w:val="0"/>
              <w:marBottom w:val="0"/>
              <w:divBdr>
                <w:top w:val="none" w:sz="0" w:space="0" w:color="auto"/>
                <w:left w:val="none" w:sz="0" w:space="0" w:color="auto"/>
                <w:bottom w:val="none" w:sz="0" w:space="0" w:color="auto"/>
                <w:right w:val="none" w:sz="0" w:space="0" w:color="auto"/>
              </w:divBdr>
            </w:div>
            <w:div w:id="962660588">
              <w:marLeft w:val="0"/>
              <w:marRight w:val="0"/>
              <w:marTop w:val="0"/>
              <w:marBottom w:val="0"/>
              <w:divBdr>
                <w:top w:val="none" w:sz="0" w:space="0" w:color="auto"/>
                <w:left w:val="none" w:sz="0" w:space="0" w:color="auto"/>
                <w:bottom w:val="none" w:sz="0" w:space="0" w:color="auto"/>
                <w:right w:val="none" w:sz="0" w:space="0" w:color="auto"/>
              </w:divBdr>
            </w:div>
            <w:div w:id="1402946208">
              <w:marLeft w:val="0"/>
              <w:marRight w:val="0"/>
              <w:marTop w:val="0"/>
              <w:marBottom w:val="0"/>
              <w:divBdr>
                <w:top w:val="none" w:sz="0" w:space="0" w:color="auto"/>
                <w:left w:val="none" w:sz="0" w:space="0" w:color="auto"/>
                <w:bottom w:val="none" w:sz="0" w:space="0" w:color="auto"/>
                <w:right w:val="none" w:sz="0" w:space="0" w:color="auto"/>
              </w:divBdr>
            </w:div>
            <w:div w:id="2129155169">
              <w:marLeft w:val="0"/>
              <w:marRight w:val="0"/>
              <w:marTop w:val="0"/>
              <w:marBottom w:val="0"/>
              <w:divBdr>
                <w:top w:val="none" w:sz="0" w:space="0" w:color="auto"/>
                <w:left w:val="none" w:sz="0" w:space="0" w:color="auto"/>
                <w:bottom w:val="none" w:sz="0" w:space="0" w:color="auto"/>
                <w:right w:val="none" w:sz="0" w:space="0" w:color="auto"/>
              </w:divBdr>
            </w:div>
            <w:div w:id="927932060">
              <w:marLeft w:val="0"/>
              <w:marRight w:val="0"/>
              <w:marTop w:val="0"/>
              <w:marBottom w:val="0"/>
              <w:divBdr>
                <w:top w:val="none" w:sz="0" w:space="0" w:color="auto"/>
                <w:left w:val="none" w:sz="0" w:space="0" w:color="auto"/>
                <w:bottom w:val="none" w:sz="0" w:space="0" w:color="auto"/>
                <w:right w:val="none" w:sz="0" w:space="0" w:color="auto"/>
              </w:divBdr>
            </w:div>
            <w:div w:id="1425609786">
              <w:marLeft w:val="0"/>
              <w:marRight w:val="0"/>
              <w:marTop w:val="0"/>
              <w:marBottom w:val="0"/>
              <w:divBdr>
                <w:top w:val="none" w:sz="0" w:space="0" w:color="auto"/>
                <w:left w:val="none" w:sz="0" w:space="0" w:color="auto"/>
                <w:bottom w:val="none" w:sz="0" w:space="0" w:color="auto"/>
                <w:right w:val="none" w:sz="0" w:space="0" w:color="auto"/>
              </w:divBdr>
            </w:div>
            <w:div w:id="341005977">
              <w:marLeft w:val="0"/>
              <w:marRight w:val="0"/>
              <w:marTop w:val="0"/>
              <w:marBottom w:val="0"/>
              <w:divBdr>
                <w:top w:val="none" w:sz="0" w:space="0" w:color="auto"/>
                <w:left w:val="none" w:sz="0" w:space="0" w:color="auto"/>
                <w:bottom w:val="none" w:sz="0" w:space="0" w:color="auto"/>
                <w:right w:val="none" w:sz="0" w:space="0" w:color="auto"/>
              </w:divBdr>
            </w:div>
            <w:div w:id="1416130722">
              <w:marLeft w:val="0"/>
              <w:marRight w:val="0"/>
              <w:marTop w:val="0"/>
              <w:marBottom w:val="0"/>
              <w:divBdr>
                <w:top w:val="none" w:sz="0" w:space="0" w:color="auto"/>
                <w:left w:val="none" w:sz="0" w:space="0" w:color="auto"/>
                <w:bottom w:val="none" w:sz="0" w:space="0" w:color="auto"/>
                <w:right w:val="none" w:sz="0" w:space="0" w:color="auto"/>
              </w:divBdr>
            </w:div>
            <w:div w:id="340819295">
              <w:marLeft w:val="0"/>
              <w:marRight w:val="0"/>
              <w:marTop w:val="0"/>
              <w:marBottom w:val="0"/>
              <w:divBdr>
                <w:top w:val="none" w:sz="0" w:space="0" w:color="auto"/>
                <w:left w:val="none" w:sz="0" w:space="0" w:color="auto"/>
                <w:bottom w:val="none" w:sz="0" w:space="0" w:color="auto"/>
                <w:right w:val="none" w:sz="0" w:space="0" w:color="auto"/>
              </w:divBdr>
            </w:div>
            <w:div w:id="1680156196">
              <w:marLeft w:val="0"/>
              <w:marRight w:val="0"/>
              <w:marTop w:val="0"/>
              <w:marBottom w:val="0"/>
              <w:divBdr>
                <w:top w:val="none" w:sz="0" w:space="0" w:color="auto"/>
                <w:left w:val="none" w:sz="0" w:space="0" w:color="auto"/>
                <w:bottom w:val="none" w:sz="0" w:space="0" w:color="auto"/>
                <w:right w:val="none" w:sz="0" w:space="0" w:color="auto"/>
              </w:divBdr>
            </w:div>
            <w:div w:id="945699800">
              <w:marLeft w:val="0"/>
              <w:marRight w:val="0"/>
              <w:marTop w:val="0"/>
              <w:marBottom w:val="0"/>
              <w:divBdr>
                <w:top w:val="none" w:sz="0" w:space="0" w:color="auto"/>
                <w:left w:val="none" w:sz="0" w:space="0" w:color="auto"/>
                <w:bottom w:val="none" w:sz="0" w:space="0" w:color="auto"/>
                <w:right w:val="none" w:sz="0" w:space="0" w:color="auto"/>
              </w:divBdr>
            </w:div>
            <w:div w:id="1418399652">
              <w:marLeft w:val="0"/>
              <w:marRight w:val="0"/>
              <w:marTop w:val="0"/>
              <w:marBottom w:val="0"/>
              <w:divBdr>
                <w:top w:val="none" w:sz="0" w:space="0" w:color="auto"/>
                <w:left w:val="none" w:sz="0" w:space="0" w:color="auto"/>
                <w:bottom w:val="none" w:sz="0" w:space="0" w:color="auto"/>
                <w:right w:val="none" w:sz="0" w:space="0" w:color="auto"/>
              </w:divBdr>
            </w:div>
            <w:div w:id="219249228">
              <w:marLeft w:val="0"/>
              <w:marRight w:val="0"/>
              <w:marTop w:val="0"/>
              <w:marBottom w:val="0"/>
              <w:divBdr>
                <w:top w:val="none" w:sz="0" w:space="0" w:color="auto"/>
                <w:left w:val="none" w:sz="0" w:space="0" w:color="auto"/>
                <w:bottom w:val="none" w:sz="0" w:space="0" w:color="auto"/>
                <w:right w:val="none" w:sz="0" w:space="0" w:color="auto"/>
              </w:divBdr>
            </w:div>
            <w:div w:id="1484661641">
              <w:marLeft w:val="0"/>
              <w:marRight w:val="0"/>
              <w:marTop w:val="0"/>
              <w:marBottom w:val="0"/>
              <w:divBdr>
                <w:top w:val="none" w:sz="0" w:space="0" w:color="auto"/>
                <w:left w:val="none" w:sz="0" w:space="0" w:color="auto"/>
                <w:bottom w:val="none" w:sz="0" w:space="0" w:color="auto"/>
                <w:right w:val="none" w:sz="0" w:space="0" w:color="auto"/>
              </w:divBdr>
            </w:div>
            <w:div w:id="1356082205">
              <w:marLeft w:val="0"/>
              <w:marRight w:val="0"/>
              <w:marTop w:val="0"/>
              <w:marBottom w:val="0"/>
              <w:divBdr>
                <w:top w:val="none" w:sz="0" w:space="0" w:color="auto"/>
                <w:left w:val="none" w:sz="0" w:space="0" w:color="auto"/>
                <w:bottom w:val="none" w:sz="0" w:space="0" w:color="auto"/>
                <w:right w:val="none" w:sz="0" w:space="0" w:color="auto"/>
              </w:divBdr>
            </w:div>
            <w:div w:id="1728845164">
              <w:marLeft w:val="0"/>
              <w:marRight w:val="0"/>
              <w:marTop w:val="0"/>
              <w:marBottom w:val="0"/>
              <w:divBdr>
                <w:top w:val="none" w:sz="0" w:space="0" w:color="auto"/>
                <w:left w:val="none" w:sz="0" w:space="0" w:color="auto"/>
                <w:bottom w:val="none" w:sz="0" w:space="0" w:color="auto"/>
                <w:right w:val="none" w:sz="0" w:space="0" w:color="auto"/>
              </w:divBdr>
            </w:div>
            <w:div w:id="1799033184">
              <w:marLeft w:val="0"/>
              <w:marRight w:val="0"/>
              <w:marTop w:val="0"/>
              <w:marBottom w:val="0"/>
              <w:divBdr>
                <w:top w:val="none" w:sz="0" w:space="0" w:color="auto"/>
                <w:left w:val="none" w:sz="0" w:space="0" w:color="auto"/>
                <w:bottom w:val="none" w:sz="0" w:space="0" w:color="auto"/>
                <w:right w:val="none" w:sz="0" w:space="0" w:color="auto"/>
              </w:divBdr>
            </w:div>
            <w:div w:id="737745730">
              <w:marLeft w:val="0"/>
              <w:marRight w:val="0"/>
              <w:marTop w:val="0"/>
              <w:marBottom w:val="0"/>
              <w:divBdr>
                <w:top w:val="none" w:sz="0" w:space="0" w:color="auto"/>
                <w:left w:val="none" w:sz="0" w:space="0" w:color="auto"/>
                <w:bottom w:val="none" w:sz="0" w:space="0" w:color="auto"/>
                <w:right w:val="none" w:sz="0" w:space="0" w:color="auto"/>
              </w:divBdr>
            </w:div>
            <w:div w:id="1336417167">
              <w:marLeft w:val="0"/>
              <w:marRight w:val="0"/>
              <w:marTop w:val="0"/>
              <w:marBottom w:val="0"/>
              <w:divBdr>
                <w:top w:val="none" w:sz="0" w:space="0" w:color="auto"/>
                <w:left w:val="none" w:sz="0" w:space="0" w:color="auto"/>
                <w:bottom w:val="none" w:sz="0" w:space="0" w:color="auto"/>
                <w:right w:val="none" w:sz="0" w:space="0" w:color="auto"/>
              </w:divBdr>
            </w:div>
            <w:div w:id="1419519169">
              <w:marLeft w:val="0"/>
              <w:marRight w:val="0"/>
              <w:marTop w:val="0"/>
              <w:marBottom w:val="0"/>
              <w:divBdr>
                <w:top w:val="none" w:sz="0" w:space="0" w:color="auto"/>
                <w:left w:val="none" w:sz="0" w:space="0" w:color="auto"/>
                <w:bottom w:val="none" w:sz="0" w:space="0" w:color="auto"/>
                <w:right w:val="none" w:sz="0" w:space="0" w:color="auto"/>
              </w:divBdr>
            </w:div>
            <w:div w:id="44373237">
              <w:marLeft w:val="0"/>
              <w:marRight w:val="0"/>
              <w:marTop w:val="0"/>
              <w:marBottom w:val="0"/>
              <w:divBdr>
                <w:top w:val="none" w:sz="0" w:space="0" w:color="auto"/>
                <w:left w:val="none" w:sz="0" w:space="0" w:color="auto"/>
                <w:bottom w:val="none" w:sz="0" w:space="0" w:color="auto"/>
                <w:right w:val="none" w:sz="0" w:space="0" w:color="auto"/>
              </w:divBdr>
            </w:div>
            <w:div w:id="2142307228">
              <w:marLeft w:val="0"/>
              <w:marRight w:val="0"/>
              <w:marTop w:val="0"/>
              <w:marBottom w:val="0"/>
              <w:divBdr>
                <w:top w:val="none" w:sz="0" w:space="0" w:color="auto"/>
                <w:left w:val="none" w:sz="0" w:space="0" w:color="auto"/>
                <w:bottom w:val="none" w:sz="0" w:space="0" w:color="auto"/>
                <w:right w:val="none" w:sz="0" w:space="0" w:color="auto"/>
              </w:divBdr>
            </w:div>
            <w:div w:id="268976900">
              <w:marLeft w:val="0"/>
              <w:marRight w:val="0"/>
              <w:marTop w:val="0"/>
              <w:marBottom w:val="0"/>
              <w:divBdr>
                <w:top w:val="none" w:sz="0" w:space="0" w:color="auto"/>
                <w:left w:val="none" w:sz="0" w:space="0" w:color="auto"/>
                <w:bottom w:val="none" w:sz="0" w:space="0" w:color="auto"/>
                <w:right w:val="none" w:sz="0" w:space="0" w:color="auto"/>
              </w:divBdr>
            </w:div>
            <w:div w:id="2119256587">
              <w:marLeft w:val="0"/>
              <w:marRight w:val="0"/>
              <w:marTop w:val="0"/>
              <w:marBottom w:val="0"/>
              <w:divBdr>
                <w:top w:val="none" w:sz="0" w:space="0" w:color="auto"/>
                <w:left w:val="none" w:sz="0" w:space="0" w:color="auto"/>
                <w:bottom w:val="none" w:sz="0" w:space="0" w:color="auto"/>
                <w:right w:val="none" w:sz="0" w:space="0" w:color="auto"/>
              </w:divBdr>
            </w:div>
            <w:div w:id="390543170">
              <w:marLeft w:val="0"/>
              <w:marRight w:val="0"/>
              <w:marTop w:val="0"/>
              <w:marBottom w:val="0"/>
              <w:divBdr>
                <w:top w:val="none" w:sz="0" w:space="0" w:color="auto"/>
                <w:left w:val="none" w:sz="0" w:space="0" w:color="auto"/>
                <w:bottom w:val="none" w:sz="0" w:space="0" w:color="auto"/>
                <w:right w:val="none" w:sz="0" w:space="0" w:color="auto"/>
              </w:divBdr>
            </w:div>
            <w:div w:id="1862813401">
              <w:marLeft w:val="0"/>
              <w:marRight w:val="0"/>
              <w:marTop w:val="0"/>
              <w:marBottom w:val="0"/>
              <w:divBdr>
                <w:top w:val="none" w:sz="0" w:space="0" w:color="auto"/>
                <w:left w:val="none" w:sz="0" w:space="0" w:color="auto"/>
                <w:bottom w:val="none" w:sz="0" w:space="0" w:color="auto"/>
                <w:right w:val="none" w:sz="0" w:space="0" w:color="auto"/>
              </w:divBdr>
            </w:div>
            <w:div w:id="448470215">
              <w:marLeft w:val="0"/>
              <w:marRight w:val="0"/>
              <w:marTop w:val="0"/>
              <w:marBottom w:val="0"/>
              <w:divBdr>
                <w:top w:val="none" w:sz="0" w:space="0" w:color="auto"/>
                <w:left w:val="none" w:sz="0" w:space="0" w:color="auto"/>
                <w:bottom w:val="none" w:sz="0" w:space="0" w:color="auto"/>
                <w:right w:val="none" w:sz="0" w:space="0" w:color="auto"/>
              </w:divBdr>
            </w:div>
            <w:div w:id="343869738">
              <w:marLeft w:val="0"/>
              <w:marRight w:val="0"/>
              <w:marTop w:val="0"/>
              <w:marBottom w:val="0"/>
              <w:divBdr>
                <w:top w:val="none" w:sz="0" w:space="0" w:color="auto"/>
                <w:left w:val="none" w:sz="0" w:space="0" w:color="auto"/>
                <w:bottom w:val="none" w:sz="0" w:space="0" w:color="auto"/>
                <w:right w:val="none" w:sz="0" w:space="0" w:color="auto"/>
              </w:divBdr>
            </w:div>
            <w:div w:id="272522206">
              <w:marLeft w:val="0"/>
              <w:marRight w:val="0"/>
              <w:marTop w:val="0"/>
              <w:marBottom w:val="0"/>
              <w:divBdr>
                <w:top w:val="none" w:sz="0" w:space="0" w:color="auto"/>
                <w:left w:val="none" w:sz="0" w:space="0" w:color="auto"/>
                <w:bottom w:val="none" w:sz="0" w:space="0" w:color="auto"/>
                <w:right w:val="none" w:sz="0" w:space="0" w:color="auto"/>
              </w:divBdr>
            </w:div>
            <w:div w:id="2057661138">
              <w:marLeft w:val="0"/>
              <w:marRight w:val="0"/>
              <w:marTop w:val="0"/>
              <w:marBottom w:val="0"/>
              <w:divBdr>
                <w:top w:val="none" w:sz="0" w:space="0" w:color="auto"/>
                <w:left w:val="none" w:sz="0" w:space="0" w:color="auto"/>
                <w:bottom w:val="none" w:sz="0" w:space="0" w:color="auto"/>
                <w:right w:val="none" w:sz="0" w:space="0" w:color="auto"/>
              </w:divBdr>
            </w:div>
            <w:div w:id="498036252">
              <w:marLeft w:val="0"/>
              <w:marRight w:val="0"/>
              <w:marTop w:val="0"/>
              <w:marBottom w:val="0"/>
              <w:divBdr>
                <w:top w:val="none" w:sz="0" w:space="0" w:color="auto"/>
                <w:left w:val="none" w:sz="0" w:space="0" w:color="auto"/>
                <w:bottom w:val="none" w:sz="0" w:space="0" w:color="auto"/>
                <w:right w:val="none" w:sz="0" w:space="0" w:color="auto"/>
              </w:divBdr>
            </w:div>
            <w:div w:id="1543202271">
              <w:marLeft w:val="0"/>
              <w:marRight w:val="0"/>
              <w:marTop w:val="0"/>
              <w:marBottom w:val="0"/>
              <w:divBdr>
                <w:top w:val="none" w:sz="0" w:space="0" w:color="auto"/>
                <w:left w:val="none" w:sz="0" w:space="0" w:color="auto"/>
                <w:bottom w:val="none" w:sz="0" w:space="0" w:color="auto"/>
                <w:right w:val="none" w:sz="0" w:space="0" w:color="auto"/>
              </w:divBdr>
            </w:div>
            <w:div w:id="1246649841">
              <w:marLeft w:val="0"/>
              <w:marRight w:val="0"/>
              <w:marTop w:val="0"/>
              <w:marBottom w:val="0"/>
              <w:divBdr>
                <w:top w:val="none" w:sz="0" w:space="0" w:color="auto"/>
                <w:left w:val="none" w:sz="0" w:space="0" w:color="auto"/>
                <w:bottom w:val="none" w:sz="0" w:space="0" w:color="auto"/>
                <w:right w:val="none" w:sz="0" w:space="0" w:color="auto"/>
              </w:divBdr>
            </w:div>
            <w:div w:id="220211256">
              <w:marLeft w:val="0"/>
              <w:marRight w:val="0"/>
              <w:marTop w:val="0"/>
              <w:marBottom w:val="0"/>
              <w:divBdr>
                <w:top w:val="none" w:sz="0" w:space="0" w:color="auto"/>
                <w:left w:val="none" w:sz="0" w:space="0" w:color="auto"/>
                <w:bottom w:val="none" w:sz="0" w:space="0" w:color="auto"/>
                <w:right w:val="none" w:sz="0" w:space="0" w:color="auto"/>
              </w:divBdr>
            </w:div>
            <w:div w:id="1896509259">
              <w:marLeft w:val="0"/>
              <w:marRight w:val="0"/>
              <w:marTop w:val="0"/>
              <w:marBottom w:val="0"/>
              <w:divBdr>
                <w:top w:val="none" w:sz="0" w:space="0" w:color="auto"/>
                <w:left w:val="none" w:sz="0" w:space="0" w:color="auto"/>
                <w:bottom w:val="none" w:sz="0" w:space="0" w:color="auto"/>
                <w:right w:val="none" w:sz="0" w:space="0" w:color="auto"/>
              </w:divBdr>
            </w:div>
            <w:div w:id="653873399">
              <w:marLeft w:val="0"/>
              <w:marRight w:val="0"/>
              <w:marTop w:val="0"/>
              <w:marBottom w:val="0"/>
              <w:divBdr>
                <w:top w:val="none" w:sz="0" w:space="0" w:color="auto"/>
                <w:left w:val="none" w:sz="0" w:space="0" w:color="auto"/>
                <w:bottom w:val="none" w:sz="0" w:space="0" w:color="auto"/>
                <w:right w:val="none" w:sz="0" w:space="0" w:color="auto"/>
              </w:divBdr>
            </w:div>
            <w:div w:id="1096708524">
              <w:marLeft w:val="0"/>
              <w:marRight w:val="0"/>
              <w:marTop w:val="0"/>
              <w:marBottom w:val="0"/>
              <w:divBdr>
                <w:top w:val="none" w:sz="0" w:space="0" w:color="auto"/>
                <w:left w:val="none" w:sz="0" w:space="0" w:color="auto"/>
                <w:bottom w:val="none" w:sz="0" w:space="0" w:color="auto"/>
                <w:right w:val="none" w:sz="0" w:space="0" w:color="auto"/>
              </w:divBdr>
            </w:div>
            <w:div w:id="1922788376">
              <w:marLeft w:val="0"/>
              <w:marRight w:val="0"/>
              <w:marTop w:val="0"/>
              <w:marBottom w:val="0"/>
              <w:divBdr>
                <w:top w:val="none" w:sz="0" w:space="0" w:color="auto"/>
                <w:left w:val="none" w:sz="0" w:space="0" w:color="auto"/>
                <w:bottom w:val="none" w:sz="0" w:space="0" w:color="auto"/>
                <w:right w:val="none" w:sz="0" w:space="0" w:color="auto"/>
              </w:divBdr>
            </w:div>
            <w:div w:id="2028747544">
              <w:marLeft w:val="0"/>
              <w:marRight w:val="0"/>
              <w:marTop w:val="0"/>
              <w:marBottom w:val="0"/>
              <w:divBdr>
                <w:top w:val="none" w:sz="0" w:space="0" w:color="auto"/>
                <w:left w:val="none" w:sz="0" w:space="0" w:color="auto"/>
                <w:bottom w:val="none" w:sz="0" w:space="0" w:color="auto"/>
                <w:right w:val="none" w:sz="0" w:space="0" w:color="auto"/>
              </w:divBdr>
            </w:div>
            <w:div w:id="713699804">
              <w:marLeft w:val="0"/>
              <w:marRight w:val="0"/>
              <w:marTop w:val="0"/>
              <w:marBottom w:val="0"/>
              <w:divBdr>
                <w:top w:val="none" w:sz="0" w:space="0" w:color="auto"/>
                <w:left w:val="none" w:sz="0" w:space="0" w:color="auto"/>
                <w:bottom w:val="none" w:sz="0" w:space="0" w:color="auto"/>
                <w:right w:val="none" w:sz="0" w:space="0" w:color="auto"/>
              </w:divBdr>
            </w:div>
            <w:div w:id="1847012007">
              <w:marLeft w:val="0"/>
              <w:marRight w:val="0"/>
              <w:marTop w:val="0"/>
              <w:marBottom w:val="0"/>
              <w:divBdr>
                <w:top w:val="none" w:sz="0" w:space="0" w:color="auto"/>
                <w:left w:val="none" w:sz="0" w:space="0" w:color="auto"/>
                <w:bottom w:val="none" w:sz="0" w:space="0" w:color="auto"/>
                <w:right w:val="none" w:sz="0" w:space="0" w:color="auto"/>
              </w:divBdr>
            </w:div>
            <w:div w:id="1254708976">
              <w:marLeft w:val="0"/>
              <w:marRight w:val="0"/>
              <w:marTop w:val="0"/>
              <w:marBottom w:val="0"/>
              <w:divBdr>
                <w:top w:val="none" w:sz="0" w:space="0" w:color="auto"/>
                <w:left w:val="none" w:sz="0" w:space="0" w:color="auto"/>
                <w:bottom w:val="none" w:sz="0" w:space="0" w:color="auto"/>
                <w:right w:val="none" w:sz="0" w:space="0" w:color="auto"/>
              </w:divBdr>
            </w:div>
            <w:div w:id="1341279120">
              <w:marLeft w:val="0"/>
              <w:marRight w:val="0"/>
              <w:marTop w:val="0"/>
              <w:marBottom w:val="0"/>
              <w:divBdr>
                <w:top w:val="none" w:sz="0" w:space="0" w:color="auto"/>
                <w:left w:val="none" w:sz="0" w:space="0" w:color="auto"/>
                <w:bottom w:val="none" w:sz="0" w:space="0" w:color="auto"/>
                <w:right w:val="none" w:sz="0" w:space="0" w:color="auto"/>
              </w:divBdr>
            </w:div>
            <w:div w:id="1993832041">
              <w:marLeft w:val="0"/>
              <w:marRight w:val="0"/>
              <w:marTop w:val="0"/>
              <w:marBottom w:val="0"/>
              <w:divBdr>
                <w:top w:val="none" w:sz="0" w:space="0" w:color="auto"/>
                <w:left w:val="none" w:sz="0" w:space="0" w:color="auto"/>
                <w:bottom w:val="none" w:sz="0" w:space="0" w:color="auto"/>
                <w:right w:val="none" w:sz="0" w:space="0" w:color="auto"/>
              </w:divBdr>
            </w:div>
            <w:div w:id="1270284839">
              <w:marLeft w:val="0"/>
              <w:marRight w:val="0"/>
              <w:marTop w:val="0"/>
              <w:marBottom w:val="0"/>
              <w:divBdr>
                <w:top w:val="none" w:sz="0" w:space="0" w:color="auto"/>
                <w:left w:val="none" w:sz="0" w:space="0" w:color="auto"/>
                <w:bottom w:val="none" w:sz="0" w:space="0" w:color="auto"/>
                <w:right w:val="none" w:sz="0" w:space="0" w:color="auto"/>
              </w:divBdr>
            </w:div>
            <w:div w:id="480467541">
              <w:marLeft w:val="0"/>
              <w:marRight w:val="0"/>
              <w:marTop w:val="0"/>
              <w:marBottom w:val="0"/>
              <w:divBdr>
                <w:top w:val="none" w:sz="0" w:space="0" w:color="auto"/>
                <w:left w:val="none" w:sz="0" w:space="0" w:color="auto"/>
                <w:bottom w:val="none" w:sz="0" w:space="0" w:color="auto"/>
                <w:right w:val="none" w:sz="0" w:space="0" w:color="auto"/>
              </w:divBdr>
            </w:div>
            <w:div w:id="86387464">
              <w:marLeft w:val="0"/>
              <w:marRight w:val="0"/>
              <w:marTop w:val="0"/>
              <w:marBottom w:val="0"/>
              <w:divBdr>
                <w:top w:val="none" w:sz="0" w:space="0" w:color="auto"/>
                <w:left w:val="none" w:sz="0" w:space="0" w:color="auto"/>
                <w:bottom w:val="none" w:sz="0" w:space="0" w:color="auto"/>
                <w:right w:val="none" w:sz="0" w:space="0" w:color="auto"/>
              </w:divBdr>
            </w:div>
            <w:div w:id="1916938981">
              <w:marLeft w:val="0"/>
              <w:marRight w:val="0"/>
              <w:marTop w:val="0"/>
              <w:marBottom w:val="0"/>
              <w:divBdr>
                <w:top w:val="none" w:sz="0" w:space="0" w:color="auto"/>
                <w:left w:val="none" w:sz="0" w:space="0" w:color="auto"/>
                <w:bottom w:val="none" w:sz="0" w:space="0" w:color="auto"/>
                <w:right w:val="none" w:sz="0" w:space="0" w:color="auto"/>
              </w:divBdr>
            </w:div>
            <w:div w:id="59803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0.png"/><Relationship Id="rId21" Type="http://schemas.openxmlformats.org/officeDocument/2006/relationships/hyperlink" Target="http://127.0.0.1:8080/api" TargetMode="External"/><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130.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image" Target="media/image46.png"/><Relationship Id="rId82"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localhost:8080/api"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9.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header" Target="header1.xml"/><Relationship Id="rId8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github.com/shadsluiter/ordersapp" TargetMode="External"/><Relationship Id="rId18" Type="http://schemas.openxmlformats.org/officeDocument/2006/relationships/image" Target="media/image7.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1.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s>
</file>

<file path=word/_rels/header1.xml.rels><?xml version="1.0" encoding="UTF-8" standalone="yes"?>
<Relationships xmlns="http://schemas.openxmlformats.org/package/2006/relationships"><Relationship Id="rId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8" ma:contentTypeDescription="Create a new document." ma:contentTypeScope="" ma:versionID="8f7a0aec25e10ce396a14d38e2abe4d4">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560c6bcc4542c9bdc732ad77cc5db800"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B585C-CB6B-48A0-9CC2-5B7882CB49E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CB6D00F-BC58-4BD3-AEED-F622F3D12B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c377-2cf8-44f0-abe6-651387810930"/>
    <ds:schemaRef ds:uri="9452cacb-2e03-45ce-9ef6-fd1a0457f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EA0F86-8E21-4E77-AADD-85C562A79B19}">
  <ds:schemaRefs>
    <ds:schemaRef ds:uri="http://schemas.microsoft.com/sharepoint/v3/contenttype/forms"/>
  </ds:schemaRefs>
</ds:datastoreItem>
</file>

<file path=customXml/itemProps4.xml><?xml version="1.0" encoding="utf-8"?>
<ds:datastoreItem xmlns:ds="http://schemas.openxmlformats.org/officeDocument/2006/customXml" ds:itemID="{DA89CD94-98FC-3745-88BE-A33E99FD5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46</Pages>
  <Words>7414</Words>
  <Characters>42261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 Sluiter</dc:creator>
  <cp:keywords/>
  <dc:description/>
  <cp:lastModifiedBy>Shad Sluiter</cp:lastModifiedBy>
  <cp:revision>4</cp:revision>
  <dcterms:created xsi:type="dcterms:W3CDTF">2025-06-04T18:42:00Z</dcterms:created>
  <dcterms:modified xsi:type="dcterms:W3CDTF">2025-06-04T19:42:00Z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0x01010007D12AF12D95694AA6344C672C327518</vt:lpwstr>
  </property>
  <property fmtid="{D5CDD505-2E9C-101B-9397-08002B2CF9AE}" pid="3" name="MediaServiceImageTags">
    <vt:lpwstr/>
  </property>
</Properties>
</file>